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 xml:space="preserve">Практическое занятие </w:t>
      </w:r>
      <w:r>
        <w:rPr>
          <w:rStyle w:val="75pt"/>
          <w:b/>
          <w:sz w:val="28"/>
          <w:szCs w:val="28"/>
        </w:rPr>
        <w:t>7</w:t>
      </w:r>
      <w:r w:rsidRPr="00071E92">
        <w:rPr>
          <w:rStyle w:val="75pt"/>
          <w:b/>
          <w:sz w:val="28"/>
          <w:szCs w:val="28"/>
        </w:rPr>
        <w:t xml:space="preserve"> 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>Научная информация</w:t>
      </w:r>
      <w:ins w:id="0" w:author="andrey kostoglotov" w:date="2019-01-13T12:43:00Z">
        <w:r w:rsidRPr="00071E92">
          <w:rPr>
            <w:rStyle w:val="75pt"/>
            <w:b/>
            <w:sz w:val="28"/>
            <w:szCs w:val="28"/>
          </w:rPr>
          <w:t xml:space="preserve"> </w:t>
        </w:r>
      </w:ins>
    </w:p>
    <w:p w:rsidR="008B72A0" w:rsidRPr="00071E92" w:rsidRDefault="008B72A0" w:rsidP="008B72A0">
      <w:pPr>
        <w:autoSpaceDE w:val="0"/>
        <w:autoSpaceDN w:val="0"/>
        <w:adjustRightInd w:val="0"/>
        <w:ind w:firstLine="708"/>
        <w:rPr>
          <w:rFonts w:eastAsia="TimesNewRoman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Успешное проведение любых научных исследований в значительной степени зависит от своевременного обеспечения оперативной и полной информацией о достижениях науки и техники, эффективного использования её в научно-исследовательских, проектно-конструкторских и производственных предприятиях. Составить верное представление о лучших мировых и отечественных образцах техники невозможно, если информация о ней неполная и недостоверная и получена с опозданием. Поэтому чрезвычайно актуальной задачей является развитие общегосударственной системы сбора, обработки, хранения, эффективного поиска и передачи информации, основанной на достижениях современной вычислительной техники.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 xml:space="preserve">3.1. Документальные источники информации </w:t>
      </w:r>
    </w:p>
    <w:p w:rsidR="008B72A0" w:rsidRPr="00071E92" w:rsidRDefault="008B72A0" w:rsidP="008B72A0">
      <w:pPr>
        <w:ind w:firstLine="720"/>
        <w:jc w:val="both"/>
        <w:rPr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Понятие «документ». Нас окружают многочисленные документы, которые служат для фиксации социального опыта и впоследствии они могут использоваться в разнообразных сферах деятельности. Документом являются внешние по отношению к человеку материальные объекты: материальные носители с зафиксированной в их структуре информацией, предназначенной для хранения и распространения в социуме.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Бесконечно разнообразен мир документов. Берестяная грамота, папирусный свиток, глиняная табличка, рукопись, технический чертеж, газета, фотография, книга, кинофильм и т.д. – все это документы. Общая цель любого документа – сохранить информацию разной формы, содержания и предназначения в структуре материального носителя и предоставить возможность использовать её по мере необходимости для решения научных, производственных, </w:t>
      </w:r>
      <w:r w:rsidRPr="00071E92">
        <w:rPr>
          <w:rStyle w:val="75pt"/>
          <w:sz w:val="28"/>
          <w:szCs w:val="28"/>
        </w:rPr>
        <w:lastRenderedPageBreak/>
        <w:t>идентификационных, экономико-финансовых, учетно-регистрационных и других задач.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Под определение документа попадает необъятное число объектов, в том числе и природных. Документ стал рассматриваться как материальный объект, содержащий информацию в закрепленном виде.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Термин «литература» нередко используется как синоним документа, но это неправильно. Литература является совокупностью произведений письменности, имеющих общественное значение. Объем этого термина более узок по сравнению с документом, потому что в него не входят источники информации, зафиксированные иным, неписьменным способом.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Виды документов по конструктивной форме. Конструктивная форма документа отличается огромным разнообразием (рис. 3.1.1).</w:t>
      </w: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829300" cy="2286000"/>
                <wp:effectExtent l="0" t="0" r="4445" b="3810"/>
                <wp:docPr id="70" name="Полотно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828943" y="228846"/>
                            <a:ext cx="2171414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A656A7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A656A7"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  <w:t>Виды документов</w:t>
                              </w:r>
                            </w:p>
                            <w:p w:rsidR="008B72A0" w:rsidRDefault="008B72A0" w:rsidP="008B72A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571705"/>
                            <a:ext cx="148647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Листовые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914564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Стоповые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257423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Кодексы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600282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Ленточные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943141"/>
                            <a:ext cx="1485662" cy="2993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Эл. носители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10"/>
                        <wps:cNvCnPr/>
                        <wps:spPr bwMode="auto">
                          <a:xfrm>
                            <a:off x="3886200" y="456872"/>
                            <a:ext cx="0" cy="16002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1"/>
                        <wps:cNvCnPr/>
                        <wps:spPr bwMode="auto">
                          <a:xfrm flipH="1">
                            <a:off x="3657886" y="2057154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2"/>
                        <wps:cNvCnPr/>
                        <wps:spPr bwMode="auto">
                          <a:xfrm flipH="1">
                            <a:off x="3657886" y="1714295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3"/>
                        <wps:cNvCnPr/>
                        <wps:spPr bwMode="auto">
                          <a:xfrm flipH="1">
                            <a:off x="3657886" y="1371436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4"/>
                        <wps:cNvCnPr/>
                        <wps:spPr bwMode="auto">
                          <a:xfrm flipH="1">
                            <a:off x="3657886" y="1028577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5"/>
                        <wps:cNvCnPr/>
                        <wps:spPr bwMode="auto">
                          <a:xfrm flipH="1">
                            <a:off x="3657886" y="685718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70" o:spid="_x0000_s1026" editas="canvas" style="width:459pt;height:180pt;mso-position-horizontal-relative:char;mso-position-vertical-relative:line" coordsize="58293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22860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8289;top:2288;width:2171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<v:textbox>
                    <w:txbxContent>
                      <w:p w:rsidR="008B72A0" w:rsidRPr="00A656A7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A656A7"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  <w:t>Виды документов</w:t>
                        </w:r>
                      </w:p>
                      <w:p w:rsidR="008B72A0" w:rsidRDefault="008B72A0" w:rsidP="008B72A0"/>
                    </w:txbxContent>
                  </v:textbox>
                </v:shape>
                <v:shape id="Text Box 5" o:spid="_x0000_s1029" type="#_x0000_t202" style="position:absolute;left:21714;top:5717;width:1486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Листовые</w:t>
                        </w:r>
                      </w:p>
                    </w:txbxContent>
                  </v:textbox>
                </v:shape>
                <v:shape id="Text Box 6" o:spid="_x0000_s1030" type="#_x0000_t202" style="position:absolute;left:21714;top:9145;width:1485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Стоповые</w:t>
                        </w:r>
                      </w:p>
                    </w:txbxContent>
                  </v:textbox>
                </v:shape>
                <v:shape id="Text Box 7" o:spid="_x0000_s1031" type="#_x0000_t202" style="position:absolute;left:21714;top:12574;width:1485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Кодексы</w:t>
                        </w:r>
                      </w:p>
                    </w:txbxContent>
                  </v:textbox>
                </v:shape>
                <v:shape id="Text Box 8" o:spid="_x0000_s1032" type="#_x0000_t202" style="position:absolute;left:21714;top:16002;width:14856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Ленточные</w:t>
                        </w:r>
                      </w:p>
                    </w:txbxContent>
                  </v:textbox>
                </v:shape>
                <v:shape id="Text Box 9" o:spid="_x0000_s1033" type="#_x0000_t202" style="position:absolute;left:21714;top:19431;width:14856;height:2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Эл. носители</w:t>
                        </w:r>
                      </w:p>
                    </w:txbxContent>
                  </v:textbox>
                </v:shape>
                <v:line id="Line 10" o:spid="_x0000_s1034" style="position:absolute;visibility:visible;mso-wrap-style:square" from="38862,4568" to="38862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11" o:spid="_x0000_s1035" style="position:absolute;flip:x;visibility:visible;mso-wrap-style:square" from="36578,20571" to="38862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">
                  <v:stroke endarrow="block"/>
                </v:line>
                <v:line id="Line 12" o:spid="_x0000_s1036" style="position:absolute;flip:x;visibility:visible;mso-wrap-style:square" from="36578,17142" to="38862,17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">
                  <v:stroke endarrow="block"/>
                </v:line>
                <v:line id="Line 13" o:spid="_x0000_s1037" style="position:absolute;flip:x;visibility:visible;mso-wrap-style:square" from="36578,13714" to="38862,1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">
                  <v:stroke endarrow="block"/>
                </v:line>
                <v:line id="Line 14" o:spid="_x0000_s1038" style="position:absolute;flip:x;visibility:visible;mso-wrap-style:square" from="36578,10285" to="38862,10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/cJ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qy+osCwC7/AQAA//8DAFBLAQItABQABgAIAAAAIQDb4fbL7gAAAIUBAAATAAAAAAAAAAAA&#10;AAAAAAAAAABbQ29udGVudF9UeXBlc10ueG1sUEsBAi0AFAAGAAgAAAAhAFr0LFu/AAAAFQEAAAsA&#10;AAAAAAAAAAAAAAAAHwEAAF9yZWxzLy5yZWxzUEsBAi0AFAAGAAgAAAAhABlv9wnEAAAA2wAAAA8A&#10;AAAAAAAAAAAAAAAABwIAAGRycy9kb3ducmV2LnhtbFBLBQYAAAAAAwADALcAAAD4AgAAAAA=&#10;">
                  <v:stroke endarrow="block"/>
                </v:line>
                <v:line id="Line 15" o:spid="_x0000_s1039" style="position:absolute;flip:x;visibility:visible;mso-wrap-style:square" from="36578,6857" to="38862,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 w:rsidRPr="00071E92">
        <w:rPr>
          <w:rFonts w:eastAsia="TimesNewRoman"/>
          <w:sz w:val="28"/>
          <w:szCs w:val="28"/>
        </w:rPr>
        <w:t>Рисунок 3.1.1 –  Виды документов по конструктивной форме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Fonts w:eastAsia="TimesNewRoman,Italic"/>
          <w:i/>
          <w:i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Виды документов по знаковой природе информации. Еще один признак, участвующий в видообразовании документов, это знаковая природа информации. Она определяется как форма знаков, при помощи которых фиксируется и передается основной материал издания: буквы алфавита, цифры и знаки препинания (для произведений письменности), нотные знаки (для музыкальных произведений), изображения графические, художественные и картографические (рис. 3.1.2).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829300" cy="2286000"/>
                <wp:effectExtent l="0" t="0" r="4445" b="3810"/>
                <wp:docPr id="57" name="Полотно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28943" y="228846"/>
                            <a:ext cx="2171414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A656A7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A656A7"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  <w:t>Виды документов</w:t>
                              </w:r>
                            </w:p>
                            <w:p w:rsidR="008B72A0" w:rsidRDefault="008B72A0" w:rsidP="008B72A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571705"/>
                            <a:ext cx="148647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 w:rsidRPr="00750D0A"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Письменные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914564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 w:rsidRPr="00750D0A"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Нотные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257423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750D0A"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Картографические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600282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 w:rsidRPr="00750D0A"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Изобразительные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943141"/>
                            <a:ext cx="1485662" cy="2280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 w:rsidRPr="00750D0A"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Аудиовизуальные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24"/>
                        <wps:cNvCnPr/>
                        <wps:spPr bwMode="auto">
                          <a:xfrm>
                            <a:off x="3886200" y="456872"/>
                            <a:ext cx="0" cy="16002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5"/>
                        <wps:cNvCnPr/>
                        <wps:spPr bwMode="auto">
                          <a:xfrm flipH="1">
                            <a:off x="3657886" y="2057154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26"/>
                        <wps:cNvCnPr/>
                        <wps:spPr bwMode="auto">
                          <a:xfrm flipH="1">
                            <a:off x="3657886" y="1714295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27"/>
                        <wps:cNvCnPr/>
                        <wps:spPr bwMode="auto">
                          <a:xfrm flipH="1">
                            <a:off x="3657886" y="1371436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8"/>
                        <wps:cNvCnPr/>
                        <wps:spPr bwMode="auto">
                          <a:xfrm flipH="1">
                            <a:off x="3657886" y="1028577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9"/>
                        <wps:cNvCnPr/>
                        <wps:spPr bwMode="auto">
                          <a:xfrm flipH="1">
                            <a:off x="3657886" y="685718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57" o:spid="_x0000_s1040" editas="canvas" style="width:459pt;height:180pt;mso-position-horizontal-relative:char;mso-position-vertical-relative:line" coordsize="58293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">
                <v:shape id="_x0000_s1041" type="#_x0000_t75" style="position:absolute;width:58293;height:22860;visibility:visible;mso-wrap-style:square">
                  <v:fill o:detectmouseclick="t"/>
                  <v:path o:connecttype="none"/>
                </v:shape>
                <v:shape id="Text Box 18" o:spid="_x0000_s1042" type="#_x0000_t202" style="position:absolute;left:18289;top:2288;width:2171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<v:textbox>
                    <w:txbxContent>
                      <w:p w:rsidR="008B72A0" w:rsidRPr="00A656A7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A656A7"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  <w:t>Виды документов</w:t>
                        </w:r>
                      </w:p>
                      <w:p w:rsidR="008B72A0" w:rsidRDefault="008B72A0" w:rsidP="008B72A0"/>
                    </w:txbxContent>
                  </v:textbox>
                </v:shape>
                <v:shape id="Text Box 19" o:spid="_x0000_s1043" type="#_x0000_t202" style="position:absolute;left:21714;top:5717;width:1486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Z4k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wTSF/y/xB8jVHwAAAP//AwBQSwECLQAUAAYACAAAACEA2+H2y+4AAACFAQAAEwAAAAAAAAAA&#10;AAAAAAAAAAAAW0NvbnRlbnRfVHlwZXNdLnhtbFBLAQItABQABgAIAAAAIQBa9CxbvwAAABUBAAAL&#10;AAAAAAAAAAAAAAAAAB8BAABfcmVscy8ucmVsc1BLAQItABQABgAIAAAAIQCVYZ4k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 w:rsidRPr="00750D0A">
                          <w:rPr>
                            <w:rFonts w:eastAsia="TimesNewRoman"/>
                            <w:sz w:val="22"/>
                            <w:szCs w:val="22"/>
                          </w:rPr>
                          <w:t>Письменные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0" o:spid="_x0000_s1044" type="#_x0000_t202" style="position:absolute;left:21714;top:9145;width:1485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 w:rsidRPr="00750D0A">
                          <w:rPr>
                            <w:rFonts w:eastAsia="TimesNewRoman"/>
                            <w:sz w:val="22"/>
                            <w:szCs w:val="22"/>
                          </w:rPr>
                          <w:t>Нотные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1" o:spid="_x0000_s1045" type="#_x0000_t202" style="position:absolute;left:21714;top:12574;width:1485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/N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M4Nn6JP0Bu/wEAAP//AwBQSwECLQAUAAYACAAAACEA2+H2y+4AAACFAQAAEwAAAAAAAAAAAAAA&#10;AAAAAAAAW0NvbnRlbnRfVHlwZXNdLnhtbFBLAQItABQABgAIAAAAIQBa9CxbvwAAABUBAAALAAAA&#10;AAAAAAAAAAAAAB8BAABfcmVscy8ucmVsc1BLAQItABQABgAIAAAAIQCLsq/NwgAAANsAAAAPAAAA&#10;AAAAAAAAAAAAAAcCAABkcnMvZG93bnJldi54bWxQSwUGAAAAAAMAAwC3AAAA9gIAAAAA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750D0A">
                          <w:rPr>
                            <w:rFonts w:eastAsia="TimesNewRoman"/>
                            <w:sz w:val="22"/>
                            <w:szCs w:val="22"/>
                          </w:rPr>
                          <w:t>Картографические</w:t>
                        </w:r>
                      </w:p>
                    </w:txbxContent>
                  </v:textbox>
                </v:shape>
                <v:shape id="Text Box 22" o:spid="_x0000_s1046" type="#_x0000_t202" style="position:absolute;left:21714;top:16002;width:14856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 w:rsidRPr="00750D0A">
                          <w:rPr>
                            <w:rFonts w:eastAsia="TimesNewRoman"/>
                            <w:sz w:val="22"/>
                            <w:szCs w:val="22"/>
                          </w:rPr>
                          <w:t>Изобразительные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3" o:spid="_x0000_s1047" type="#_x0000_t202" style="position:absolute;left:21714;top:19431;width:1485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 w:rsidRPr="00750D0A">
                          <w:rPr>
                            <w:rFonts w:eastAsia="TimesNewRoman"/>
                            <w:sz w:val="22"/>
                            <w:szCs w:val="22"/>
                          </w:rPr>
                          <w:t>Аудиовизуальные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line id="Line 24" o:spid="_x0000_s1048" style="position:absolute;visibility:visible;mso-wrap-style:square" from="38862,4568" to="38862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25" o:spid="_x0000_s1049" style="position:absolute;flip:x;visibility:visible;mso-wrap-style:square" from="36578,20571" to="38862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pe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LbrCl7EAAAA2wAAAA8A&#10;AAAAAAAAAAAAAAAABwIAAGRycy9kb3ducmV2LnhtbFBLBQYAAAAAAwADALcAAAD4AgAAAAA=&#10;">
                  <v:stroke endarrow="block"/>
                </v:line>
                <v:line id="Line 26" o:spid="_x0000_s1050" style="position:absolute;flip:x;visibility:visible;mso-wrap-style:square" from="36578,17142" to="38862,17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6/F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DZp6/FxQAAANsAAAAP&#10;AAAAAAAAAAAAAAAAAAcCAABkcnMvZG93bnJldi54bWxQSwUGAAAAAAMAAwC3AAAA+QIAAAAA&#10;">
                  <v:stroke endarrow="block"/>
                </v:line>
                <v:line id="Line 27" o:spid="_x0000_s1051" style="position:absolute;flip:x;visibility:visible;mso-wrap-style:square" from="36578,13714" to="38862,1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">
                  <v:stroke endarrow="block"/>
                </v:line>
                <v:line id="Line 28" o:spid="_x0000_s1052" style="position:absolute;flip:x;visibility:visible;mso-wrap-style:square" from="36578,10285" to="38862,10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IqxAAAANsAAAAPAAAAZHJzL2Rvd25yZXYueG1sRI9Pa8JA&#10;EMXvhX6HZQq9BN20Y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DkCkirEAAAA2wAAAA8A&#10;AAAAAAAAAAAAAAAABwIAAGRycy9kb3ducmV2LnhtbFBLBQYAAAAAAwADALcAAAD4AgAAAAA=&#10;">
                  <v:stroke endarrow="block"/>
                </v:line>
                <v:line id="Line 29" o:spid="_x0000_s1053" style="position:absolute;flip:x;visibility:visible;mso-wrap-style:square" from="36578,6857" to="38862,6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xdxQAAANsAAAAPAAAAZHJzL2Rvd25yZXYueG1sRI9Pa8JA&#10;EMXvhX6HZYReQt1UM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DJ0AxdxQAAANsAAAAP&#10;AAAAAAAAAAAAAAAAAAcCAABkcnMvZG93bnJldi54bWxQSwUGAAAAAAMAAwC3AAAA+QIAAAAA&#10;">
                  <v:stroke endarrow="block"/>
                </v:line>
                <w10:anchorlock/>
              </v:group>
            </w:pict>
          </mc:Fallback>
        </mc:AlternateConten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 w:rsidRPr="00071E92">
        <w:rPr>
          <w:rFonts w:eastAsia="TimesNewRoman"/>
          <w:sz w:val="28"/>
          <w:szCs w:val="28"/>
        </w:rPr>
        <w:t>Рисунок 3.1.2 – Виды документов по знаковой природе информации</w:t>
      </w: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Виды документов по их периодичности. С точки зрения периодичности выхода в свет все издания подразделяются на непериодические, выпущенные однократно, не имеющие продолжения, чаще всего – книги; сериальные, периодические – сериальные издания, выходящие через определенные промежутки времени (рис. 3.1.3).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Виды документов по характеру текста. Документы подразделяются по характеру текста на индивидуальные, отражающие авторский взгляд на проблему; типовые, стремящиеся к стандартной форме текста; трафаретные типографские бланки с пустыми графами (рис. 3.4).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829300" cy="1600200"/>
                <wp:effectExtent l="0" t="0" r="0" b="0"/>
                <wp:docPr id="44" name="Полотно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760561" y="170597"/>
                            <a:ext cx="2239796" cy="313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A656A7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A656A7"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  <w:t>Виды документов</w:t>
                              </w:r>
                            </w:p>
                            <w:p w:rsidR="008B72A0" w:rsidRDefault="008B72A0" w:rsidP="008B72A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571676"/>
                            <a:ext cx="1486472" cy="2887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Непериодические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914517"/>
                            <a:ext cx="1485662" cy="2862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Сериальные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257359"/>
                            <a:ext cx="1485662" cy="2837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Период</w:t>
                              </w:r>
                              <w:r w:rsidRPr="00750D0A"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ические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9" name="Group 36"/>
                        <wpg:cNvGrpSpPr>
                          <a:grpSpLocks/>
                        </wpg:cNvGrpSpPr>
                        <wpg:grpSpPr bwMode="auto">
                          <a:xfrm>
                            <a:off x="3657886" y="456848"/>
                            <a:ext cx="228314" cy="914517"/>
                            <a:chOff x="7350" y="9444"/>
                            <a:chExt cx="282" cy="1951"/>
                          </a:xfrm>
                        </wpg:grpSpPr>
                        <wps:wsp>
                          <wps:cNvPr id="40" name="Line 37"/>
                          <wps:cNvCnPr/>
                          <wps:spPr bwMode="auto">
                            <a:xfrm>
                              <a:off x="7632" y="9444"/>
                              <a:ext cx="0" cy="19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 flipH="1">
                              <a:off x="7350" y="11395"/>
                              <a:ext cx="28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2" name="Line 39"/>
                        <wps:cNvCnPr/>
                        <wps:spPr bwMode="auto">
                          <a:xfrm flipH="1">
                            <a:off x="3657886" y="1028524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0"/>
                        <wps:cNvCnPr/>
                        <wps:spPr bwMode="auto">
                          <a:xfrm flipH="1">
                            <a:off x="3657886" y="685683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44" o:spid="_x0000_s1054" editas="canvas" style="width:459pt;height:126pt;mso-position-horizontal-relative:char;mso-position-vertical-relative:line" coordsize="58293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">
                <v:shape id="_x0000_s1055" type="#_x0000_t75" style="position:absolute;width:58293;height:16002;visibility:visible;mso-wrap-style:square">
                  <v:fill o:detectmouseclick="t"/>
                  <v:path o:connecttype="none"/>
                </v:shape>
                <v:shape id="Text Box 32" o:spid="_x0000_s1056" type="#_x0000_t202" style="position:absolute;left:17605;top:1705;width:22398;height:3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<v:textbox>
                    <w:txbxContent>
                      <w:p w:rsidR="008B72A0" w:rsidRPr="00A656A7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A656A7"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  <w:t>Виды документов</w:t>
                        </w:r>
                      </w:p>
                      <w:p w:rsidR="008B72A0" w:rsidRDefault="008B72A0" w:rsidP="008B72A0"/>
                    </w:txbxContent>
                  </v:textbox>
                </v:shape>
                <v:shape id="Text Box 33" o:spid="_x0000_s1057" type="#_x0000_t202" style="position:absolute;left:21714;top:5716;width:14864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TimesNewRoman"/>
                            <w:sz w:val="22"/>
                            <w:szCs w:val="22"/>
                          </w:rPr>
                          <w:t>Непериодические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4" o:spid="_x0000_s1058" type="#_x0000_t202" style="position:absolute;left:21714;top:9145;width:1485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TimesNewRoman"/>
                            <w:sz w:val="22"/>
                            <w:szCs w:val="22"/>
                          </w:rPr>
                          <w:t>Сериальные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35" o:spid="_x0000_s1059" type="#_x0000_t202" style="position:absolute;left:21714;top:12573;width:14856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TimesNewRoman"/>
                            <w:sz w:val="22"/>
                            <w:szCs w:val="22"/>
                          </w:rPr>
                          <w:t>Период</w:t>
                        </w:r>
                        <w:r w:rsidRPr="00750D0A">
                          <w:rPr>
                            <w:rFonts w:eastAsia="TimesNewRoman"/>
                            <w:sz w:val="22"/>
                            <w:szCs w:val="22"/>
                          </w:rPr>
                          <w:t>ические</w:t>
                        </w:r>
                      </w:p>
                    </w:txbxContent>
                  </v:textbox>
                </v:shape>
                <v:group id="Group 36" o:spid="_x0000_s1060" style="position:absolute;left:36578;top:4568;width:2284;height:9145" coordorigin="7350,9444" coordsize="282,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Line 37" o:spid="_x0000_s1061" style="position:absolute;visibility:visible;mso-wrap-style:square" from="7632,9444" to="7632,1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38" o:spid="_x0000_s1062" style="position:absolute;flip:x;visibility:visible;mso-wrap-style:square" from="7350,11395" to="7632,1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AL0xAAAANsAAAAPAAAAZHJzL2Rvd25yZXYueG1sRI9Ba8JA&#10;EIXvQv/DMgUvQTdWKT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MPgAvTEAAAA2wAAAA8A&#10;AAAAAAAAAAAAAAAABwIAAGRycy9kb3ducmV2LnhtbFBLBQYAAAAAAwADALcAAAD4AgAAAAA=&#10;">
                    <v:stroke endarrow="block"/>
                  </v:line>
                </v:group>
                <v:line id="Line 39" o:spid="_x0000_s1063" style="position:absolute;flip:x;visibility:visible;mso-wrap-style:square" from="36578,10285" to="38862,10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yD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DMynIPEAAAA2wAAAA8A&#10;AAAAAAAAAAAAAAAABwIAAGRycy9kb3ducmV2LnhtbFBLBQYAAAAAAwADALcAAAD4AgAAAAA=&#10;">
                  <v:stroke endarrow="block"/>
                </v:line>
                <v:line id="Line 40" o:spid="_x0000_s1064" style="position:absolute;flip:x;visibility:visible;mso-wrap-style:square" from="36578,6856" to="38862,6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<v:stroke endarrow="block"/>
                </v:line>
                <w10:anchorlock/>
              </v:group>
            </w:pict>
          </mc:Fallback>
        </mc:AlternateConten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 w:rsidRPr="00071E92">
        <w:rPr>
          <w:rFonts w:eastAsia="TimesNewRoman"/>
          <w:sz w:val="28"/>
          <w:szCs w:val="28"/>
        </w:rPr>
        <w:t>Рисунок 3.1.3 – Виды документов по периодичности</w: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>
                <wp:extent cx="5829300" cy="1600200"/>
                <wp:effectExtent l="0" t="0" r="4445" b="0"/>
                <wp:docPr id="34" name="Полотно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5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828943" y="228834"/>
                            <a:ext cx="2171414" cy="2280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A656A7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A656A7">
                                <w:rPr>
                                  <w:rFonts w:eastAsia="TimesNewRoman"/>
                                  <w:b/>
                                  <w:bCs/>
                                  <w:sz w:val="22"/>
                                  <w:szCs w:val="22"/>
                                </w:rPr>
                                <w:t>Виды документов</w:t>
                              </w:r>
                            </w:p>
                            <w:p w:rsidR="008B72A0" w:rsidRDefault="008B72A0" w:rsidP="008B72A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571676"/>
                            <a:ext cx="1486472" cy="2887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Индивидуальные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914517"/>
                            <a:ext cx="1485662" cy="2862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Типовые</w:t>
                              </w:r>
                            </w:p>
                            <w:p w:rsidR="008B72A0" w:rsidRPr="00750D0A" w:rsidRDefault="008B72A0" w:rsidP="008B72A0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171414" y="1257359"/>
                            <a:ext cx="1485662" cy="2837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750D0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TimesNewRoman"/>
                                  <w:sz w:val="22"/>
                                  <w:szCs w:val="22"/>
                                </w:rPr>
                                <w:t>Трафаретные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9" name="Group 47"/>
                        <wpg:cNvGrpSpPr>
                          <a:grpSpLocks/>
                        </wpg:cNvGrpSpPr>
                        <wpg:grpSpPr bwMode="auto">
                          <a:xfrm>
                            <a:off x="3657886" y="456848"/>
                            <a:ext cx="228314" cy="914517"/>
                            <a:chOff x="7350" y="9444"/>
                            <a:chExt cx="282" cy="1951"/>
                          </a:xfrm>
                        </wpg:grpSpPr>
                        <wps:wsp>
                          <wps:cNvPr id="30" name="Line 48"/>
                          <wps:cNvCnPr/>
                          <wps:spPr bwMode="auto">
                            <a:xfrm>
                              <a:off x="7632" y="9444"/>
                              <a:ext cx="0" cy="19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49"/>
                          <wps:cNvCnPr/>
                          <wps:spPr bwMode="auto">
                            <a:xfrm flipH="1">
                              <a:off x="7350" y="11395"/>
                              <a:ext cx="28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32" name="Line 50"/>
                        <wps:cNvCnPr/>
                        <wps:spPr bwMode="auto">
                          <a:xfrm flipH="1">
                            <a:off x="3657886" y="1028524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51"/>
                        <wps:cNvCnPr/>
                        <wps:spPr bwMode="auto">
                          <a:xfrm flipH="1">
                            <a:off x="3657886" y="685683"/>
                            <a:ext cx="2283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34" o:spid="_x0000_s1065" editas="canvas" style="width:459pt;height:126pt;mso-position-horizontal-relative:char;mso-position-vertical-relative:line" coordsize="58293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">
                <v:shape id="_x0000_s1066" type="#_x0000_t75" style="position:absolute;width:58293;height:16002;visibility:visible;mso-wrap-style:square">
                  <v:fill o:detectmouseclick="t"/>
                  <v:path o:connecttype="none"/>
                </v:shape>
                <v:shape id="Text Box 43" o:spid="_x0000_s1067" type="#_x0000_t202" style="position:absolute;left:18289;top:2288;width:2171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:rsidR="008B72A0" w:rsidRPr="00A656A7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A656A7">
                          <w:rPr>
                            <w:rFonts w:eastAsia="TimesNewRoman"/>
                            <w:b/>
                            <w:bCs/>
                            <w:sz w:val="22"/>
                            <w:szCs w:val="22"/>
                          </w:rPr>
                          <w:t>Виды документов</w:t>
                        </w:r>
                      </w:p>
                      <w:p w:rsidR="008B72A0" w:rsidRDefault="008B72A0" w:rsidP="008B72A0"/>
                    </w:txbxContent>
                  </v:textbox>
                </v:shape>
                <v:shape id="Text Box 44" o:spid="_x0000_s1068" type="#_x0000_t202" style="position:absolute;left:21714;top:5716;width:14864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TimesNewRoman"/>
                            <w:sz w:val="22"/>
                            <w:szCs w:val="22"/>
                          </w:rPr>
                          <w:t>Индивидуальные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45" o:spid="_x0000_s1069" type="#_x0000_t202" style="position:absolute;left:21714;top:9145;width:1485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:rsidR="008B72A0" w:rsidRPr="00750D0A" w:rsidRDefault="008B72A0" w:rsidP="008B72A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eastAsia="TimesNewRoman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TimesNewRoman"/>
                            <w:sz w:val="22"/>
                            <w:szCs w:val="22"/>
                          </w:rPr>
                          <w:t>Типовые</w:t>
                        </w:r>
                      </w:p>
                      <w:p w:rsidR="008B72A0" w:rsidRPr="00750D0A" w:rsidRDefault="008B72A0" w:rsidP="008B72A0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46" o:spid="_x0000_s1070" type="#_x0000_t202" style="position:absolute;left:21714;top:12573;width:14856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<v:textbox>
                    <w:txbxContent>
                      <w:p w:rsidR="008B72A0" w:rsidRPr="00750D0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TimesNewRoman"/>
                            <w:sz w:val="22"/>
                            <w:szCs w:val="22"/>
                          </w:rPr>
                          <w:t>Трафаретные</w:t>
                        </w:r>
                      </w:p>
                    </w:txbxContent>
                  </v:textbox>
                </v:shape>
                <v:group id="Group 47" o:spid="_x0000_s1071" style="position:absolute;left:36578;top:4568;width:2284;height:9145" coordorigin="7350,9444" coordsize="282,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48" o:spid="_x0000_s1072" style="position:absolute;visibility:visible;mso-wrap-style:square" from="7632,9444" to="7632,1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49" o:spid="_x0000_s1073" style="position:absolute;flip:x;visibility:visible;mso-wrap-style:square" from="7350,11395" to="7632,11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<v:stroke endarrow="block"/>
                  </v:line>
                </v:group>
                <v:line id="Line 50" o:spid="_x0000_s1074" style="position:absolute;flip:x;visibility:visible;mso-wrap-style:square" from="36578,10285" to="38862,10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/+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9kMrlsiAPTiAgAA//8DAFBLAQItABQABgAIAAAAIQDb4fbL7gAAAIUBAAATAAAAAAAAAAAA&#10;AAAAAAAAAABbQ29udGVudF9UeXBlc10ueG1sUEsBAi0AFAAGAAgAAAAhAFr0LFu/AAAAFQEAAAsA&#10;AAAAAAAAAAAAAAAAHwEAAF9yZWxzLy5yZWxzUEsBAi0AFAAGAAgAAAAhAGs07/7EAAAA2wAAAA8A&#10;AAAAAAAAAAAAAAAABwIAAGRycy9kb3ducmV2LnhtbFBLBQYAAAAAAwADALcAAAD4AgAAAAA=&#10;">
                  <v:stroke endarrow="block"/>
                </v:line>
                <v:line id="Line 51" o:spid="_x0000_s1075" style="position:absolute;flip:x;visibility:visible;mso-wrap-style:square" from="36578,6856" to="38862,6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  <w:r w:rsidRPr="00071E92">
        <w:rPr>
          <w:rFonts w:eastAsia="TimesNewRoman"/>
          <w:sz w:val="28"/>
          <w:szCs w:val="28"/>
        </w:rPr>
        <w:t>Рисунок 3.1.4 – Виды документов по характеру текста</w: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Виды документов по их целевому назначению. В зависимости от целевого назначения обслуживаемой сферы деятельности документы подразделяются на научные, научно-популярные, производственные, официальные, учебные, справочные, патентные, литературно-художественные и </w:t>
      </w:r>
      <w:proofErr w:type="gramStart"/>
      <w:r w:rsidRPr="00071E92">
        <w:rPr>
          <w:rStyle w:val="75pt"/>
          <w:sz w:val="28"/>
          <w:szCs w:val="28"/>
        </w:rPr>
        <w:t>т.д.(</w:t>
      </w:r>
      <w:proofErr w:type="gramEnd"/>
      <w:r w:rsidRPr="00071E92">
        <w:rPr>
          <w:rStyle w:val="75pt"/>
          <w:sz w:val="28"/>
          <w:szCs w:val="28"/>
        </w:rPr>
        <w:t>рис. 3.1.5).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Научные документы. Такие документы содержат результаты теоретических или экспериментальных исследований, прослеживают историю важнейших открытий, раскрывают пути и характер научных исследований, описывают ход и методику ведения исследований.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>
        <w:rPr>
          <w:rFonts w:ascii="Lucida Sans Unicode" w:eastAsia="Lucida Sans Unicode" w:hAnsi="Lucida Sans Unicode" w:cs="Lucida Sans Unicode"/>
          <w:noProof/>
          <w:color w:val="000000"/>
          <w:sz w:val="28"/>
          <w:szCs w:val="28"/>
        </w:rPr>
        <mc:AlternateContent>
          <mc:Choice Requires="wpc">
            <w:drawing>
              <wp:inline distT="0" distB="0" distL="0" distR="0">
                <wp:extent cx="5829300" cy="2400300"/>
                <wp:effectExtent l="0" t="1270" r="2540" b="0"/>
                <wp:docPr id="24" name="Полотно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531620" y="228600"/>
                            <a:ext cx="27432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  <w:szCs w:val="22"/>
                                </w:rPr>
                                <w:t>Виды</w:t>
                              </w:r>
                              <w:r w:rsidRPr="00E2121A">
                                <w:rPr>
                                  <w:b/>
                                  <w:sz w:val="22"/>
                                  <w:szCs w:val="22"/>
                                </w:rPr>
                                <w:t xml:space="preserve"> документов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799465"/>
                            <a:ext cx="1943100" cy="3448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Научный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61055" y="799465"/>
                            <a:ext cx="1943100" cy="345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Производственные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02285" y="1371600"/>
                            <a:ext cx="1943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Учебные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3361055" y="1371600"/>
                            <a:ext cx="1943100" cy="3448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Официальные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02285" y="1943100"/>
                            <a:ext cx="1943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Справочные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3361055" y="1943100"/>
                            <a:ext cx="1943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Патентные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61"/>
                        <wps:cNvCnPr>
                          <a:cxnSpLocks noChangeShapeType="1"/>
                          <a:stCxn id="18" idx="3"/>
                          <a:endCxn id="19" idx="1"/>
                        </wps:cNvCnPr>
                        <wps:spPr bwMode="auto">
                          <a:xfrm>
                            <a:off x="2445385" y="2115185"/>
                            <a:ext cx="91567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2446020" y="1530350"/>
                            <a:ext cx="915670" cy="1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63"/>
                        <wps:cNvCnPr>
                          <a:cxnSpLocks noChangeShapeType="1"/>
                        </wps:cNvCnPr>
                        <wps:spPr bwMode="auto">
                          <a:xfrm>
                            <a:off x="2446020" y="914400"/>
                            <a:ext cx="915670" cy="1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64"/>
                        <wps:cNvCnPr/>
                        <wps:spPr bwMode="auto">
                          <a:xfrm flipH="1" flipV="1">
                            <a:off x="2903855" y="571500"/>
                            <a:ext cx="3175" cy="15525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24" o:spid="_x0000_s1076" editas="canvas" style="width:459pt;height:189pt;mso-position-horizontal-relative:char;mso-position-vertical-relative:line" coordsize="58293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">
                <v:shape id="_x0000_s1077" type="#_x0000_t75" style="position:absolute;width:58293;height:24003;visibility:visible;mso-wrap-style:square">
                  <v:fill o:detectmouseclick="t"/>
                  <v:path o:connecttype="none"/>
                </v:shape>
                <v:shape id="Text Box 54" o:spid="_x0000_s1078" type="#_x0000_t202" style="position:absolute;left:15316;top:2286;width:2743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sz w:val="22"/>
                            <w:szCs w:val="22"/>
                          </w:rPr>
                          <w:t>Виды</w:t>
                        </w:r>
                        <w:r w:rsidRPr="00E2121A">
                          <w:rPr>
                            <w:b/>
                            <w:sz w:val="22"/>
                            <w:szCs w:val="22"/>
                          </w:rPr>
                          <w:t xml:space="preserve"> документов</w:t>
                        </w:r>
                      </w:p>
                    </w:txbxContent>
                  </v:textbox>
                </v:shape>
                <v:shape id="Text Box 55" o:spid="_x0000_s1079" type="#_x0000_t202" style="position:absolute;left:5029;top:7994;width:1943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Научный</w:t>
                        </w:r>
                      </w:p>
                    </w:txbxContent>
                  </v:textbox>
                </v:shape>
                <v:shape id="Text Box 56" o:spid="_x0000_s1080" type="#_x0000_t202" style="position:absolute;left:33610;top:7994;width:19431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Производственные</w:t>
                        </w:r>
                      </w:p>
                    </w:txbxContent>
                  </v:textbox>
                </v:shape>
                <v:shape id="Text Box 57" o:spid="_x0000_s1081" type="#_x0000_t202" style="position:absolute;left:5022;top:13716;width:1943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Учебные</w:t>
                        </w:r>
                      </w:p>
                    </w:txbxContent>
                  </v:textbox>
                </v:shape>
                <v:shape id="Text Box 58" o:spid="_x0000_s1082" type="#_x0000_t202" style="position:absolute;left:33610;top:13716;width:1943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Официальные</w:t>
                        </w:r>
                      </w:p>
                    </w:txbxContent>
                  </v:textbox>
                </v:shape>
                <v:shape id="Text Box 59" o:spid="_x0000_s1083" type="#_x0000_t202" style="position:absolute;left:5022;top:19431;width:1943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Справочные</w:t>
                        </w:r>
                      </w:p>
                    </w:txbxContent>
                  </v:textbox>
                </v:shape>
                <v:shape id="Text Box 60" o:spid="_x0000_s1084" type="#_x0000_t202" style="position:absolute;left:33610;top:19431;width:1943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Патентные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1" o:spid="_x0000_s1085" type="#_x0000_t32" style="position:absolute;left:24453;top:21151;width:915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">
                  <v:stroke startarrow="block" endarrow="block"/>
                </v:shape>
                <v:shape id="AutoShape 62" o:spid="_x0000_s1086" type="#_x0000_t32" style="position:absolute;left:24460;top:15303;width:9156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">
                  <v:stroke startarrow="block" endarrow="block"/>
                </v:shape>
                <v:shape id="AutoShape 63" o:spid="_x0000_s1087" type="#_x0000_t32" style="position:absolute;left:24460;top:9144;width:9156;height: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">
                  <v:stroke startarrow="block" endarrow="block"/>
                </v:shape>
                <v:line id="Line 64" o:spid="_x0000_s1088" style="position:absolute;flip:x y;visibility:visible;mso-wrap-style:square" from="29038,5715" to="29070,2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"/>
                <w10:anchorlock/>
              </v:group>
            </w:pict>
          </mc:Fallback>
        </mc:AlternateConten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bCs/>
          <w:sz w:val="28"/>
          <w:szCs w:val="28"/>
        </w:rPr>
      </w:pPr>
      <w:r w:rsidRPr="00071E92">
        <w:rPr>
          <w:rFonts w:eastAsia="TimesNewRoman"/>
          <w:bCs/>
          <w:sz w:val="28"/>
          <w:szCs w:val="28"/>
        </w:rPr>
        <w:t xml:space="preserve">Рисунок 3.1.5 </w:t>
      </w:r>
      <w:r w:rsidRPr="00071E92">
        <w:rPr>
          <w:rFonts w:eastAsia="TimesNewRoman"/>
          <w:sz w:val="28"/>
          <w:szCs w:val="28"/>
        </w:rPr>
        <w:t xml:space="preserve">– </w:t>
      </w:r>
      <w:r w:rsidRPr="00071E92">
        <w:rPr>
          <w:rFonts w:eastAsia="TimesNewRoman"/>
          <w:bCs/>
          <w:sz w:val="28"/>
          <w:szCs w:val="28"/>
        </w:rPr>
        <w:t xml:space="preserve"> Виды документов по их целевому назначению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Большинство научных документов опубликованы, то есть являются изданиями. Среди них можно выделить: избранные труды выдающихся ученых; полные собрания сочинений классиков науки и техники; монографии – научные издания, содержащие всестороннее и полное исследование одной </w:t>
      </w:r>
      <w:r w:rsidRPr="00071E92">
        <w:rPr>
          <w:rStyle w:val="75pt"/>
          <w:sz w:val="28"/>
          <w:szCs w:val="28"/>
        </w:rPr>
        <w:lastRenderedPageBreak/>
        <w:t xml:space="preserve">проблемы или темы и принадлежащие одному или нескольким авторам; тематические сборники, состоящие из статей различных авторов и посвященных изложению нескольких вопросов определенной темы. Такие издания, в отличие от монографии не освещают темы в целом, но подробно рассматривают её отдельные стороны, являющиеся наиболее особо значимыми или актуальными. 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Немало научных документов относится к группе неопубликованных. Особое место среди них занимают диссертации и авторефераты к ним.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Диссертация представляет собой квалификационную научную работу в определенной области науки, имеющую внутреннее единство, содержащую совокупность научных результатов, научных положений, выдвигаемых автором для публичной защиты, которые свидетельствуют о личном вкладе автора в науку и его качествах как ученого.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Для процедуры публичной защиты диссертационной работы необходимо предварительное ознакомление широкой научной общественности с научным вкладом диссертанта. Автореферат и служит для этой цели. В автореферате изложены основные положения диссертации, составленные самим автором. Он публикуется ограниченным тиражом (100–150 экземпляров). В автореферате излагаются основные идеи и выводы, обозначен вклад в проведенное исследование, показаны степень новизны и практическая значимость результатов. Автореферат обладает всеми правами издания, хотя на его обложке помещается гриф «на правах рукописи».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Депонированные рукописи также относятся к неопубликованным научным документам. Суть депонирования заключается в передаче на хранение рекомендованных научным советом учреждений и организаций рукописей в специальные информационные органы, на которые возложены функции хранения подобных материалов по отрасли.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>Научные издания, содержащие материалы предварительного характера, опубликованные до выхода в свет издания, в котором они могут быть помещены, входят в число неопубликованных научных документов.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К неопубликованным научным документам также относятся отчеты о результатах законченных научно-исследовательских и опытно-конструкторских работ (отчеты о НИР и ОКР). Они служат важным источником научно-технической информации и некоторые из них размножаются типографским способом, хотя и не считаются публикациями в полном смысле слова.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Стандартизация – это деятельность, направленная на разработку и установление требований, норм, правил, характеристик как обязательных для выполнения, так и рекомендуемых. Цель стандартизации – достижение оптимальной степени упорядочения в той или иной области при помощи широкого и многократного использования установленных положений, норм, требований.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Раз в пять лет каждый стандарт пересматривается, чтобы установить, подлежит ли он доработке, отмене или утверждению для использования на следующие пять лет. Такая мера обеспечивает постоянное обновление стандартов.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Дифференцируется совокупность стандартов по разным основаниям. По масштабу действия выделяются: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государственные стандарты Российской Федерации (ГОСТ);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стандарты отраслей;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стандарты предприятий;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стандарты научно-технических, инженерных обществ и других общественных объединений.</w:t>
      </w: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>3.2. Анализ документов</w:t>
      </w: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Методы анализа документов представлены на рис. 3.2.1.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>Информационный анализ документа предполагает формальную характеристику текста по нескольким параметрам: информационному объему, информационной емкости, физическому объему (габаритам), информативности и т.д.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left="180"/>
        <w:jc w:val="both"/>
        <w:rPr>
          <w:rFonts w:eastAsia="TimesNewRoman"/>
          <w:bCs/>
          <w:sz w:val="28"/>
          <w:szCs w:val="28"/>
        </w:rPr>
      </w:pPr>
      <w:r>
        <w:rPr>
          <w:rFonts w:eastAsia="TimesNewRoman"/>
          <w:bCs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5829300" cy="2400300"/>
                <wp:effectExtent l="0" t="2540" r="4445" b="0"/>
                <wp:docPr id="12" name="Полотно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531620" y="228600"/>
                            <a:ext cx="27432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b/>
                                  <w:sz w:val="22"/>
                                  <w:szCs w:val="22"/>
                                </w:rPr>
                              </w:pPr>
                              <w:r w:rsidRPr="00E2121A">
                                <w:rPr>
                                  <w:b/>
                                  <w:sz w:val="22"/>
                                  <w:szCs w:val="22"/>
                                </w:rPr>
                                <w:t>Методы анализа документов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799465"/>
                            <a:ext cx="1943100" cy="3448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Информационный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3361055" y="799465"/>
                            <a:ext cx="1943100" cy="345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Психологический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02285" y="1371600"/>
                            <a:ext cx="1943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Терминологический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3361055" y="1371600"/>
                            <a:ext cx="1943100" cy="3448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Метод экспертных оценок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502285" y="1943100"/>
                            <a:ext cx="1943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Концепт-анализ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3361055" y="1943100"/>
                            <a:ext cx="1943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B72A0" w:rsidRPr="00E2121A" w:rsidRDefault="008B72A0" w:rsidP="008B72A0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Библиографический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74"/>
                        <wps:cNvCnPr>
                          <a:cxnSpLocks noChangeShapeType="1"/>
                          <a:stCxn id="6" idx="3"/>
                          <a:endCxn id="7" idx="1"/>
                        </wps:cNvCnPr>
                        <wps:spPr bwMode="auto">
                          <a:xfrm>
                            <a:off x="2445385" y="2115185"/>
                            <a:ext cx="91567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2446020" y="1530350"/>
                            <a:ext cx="915670" cy="1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6"/>
                        <wps:cNvCnPr>
                          <a:cxnSpLocks noChangeShapeType="1"/>
                        </wps:cNvCnPr>
                        <wps:spPr bwMode="auto">
                          <a:xfrm>
                            <a:off x="2446020" y="914400"/>
                            <a:ext cx="915670" cy="1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77"/>
                        <wps:cNvCnPr/>
                        <wps:spPr bwMode="auto">
                          <a:xfrm flipH="1" flipV="1">
                            <a:off x="2903855" y="571500"/>
                            <a:ext cx="3175" cy="15525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2" o:spid="_x0000_s1089" editas="canvas" style="width:459pt;height:189pt;mso-position-horizontal-relative:char;mso-position-vertical-relative:line" coordsize="58293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">
                <v:shape id="_x0000_s1090" type="#_x0000_t75" style="position:absolute;width:58293;height:24003;visibility:visible;mso-wrap-style:square">
                  <v:fill o:detectmouseclick="t"/>
                  <v:path o:connecttype="none"/>
                </v:shape>
                <v:shape id="Text Box 67" o:spid="_x0000_s1091" type="#_x0000_t202" style="position:absolute;left:15316;top:2286;width:2743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b/>
                            <w:sz w:val="22"/>
                            <w:szCs w:val="22"/>
                          </w:rPr>
                        </w:pPr>
                        <w:r w:rsidRPr="00E2121A">
                          <w:rPr>
                            <w:b/>
                            <w:sz w:val="22"/>
                            <w:szCs w:val="22"/>
                          </w:rPr>
                          <w:t>Методы анализа документов</w:t>
                        </w:r>
                      </w:p>
                    </w:txbxContent>
                  </v:textbox>
                </v:shape>
                <v:shape id="Text Box 68" o:spid="_x0000_s1092" type="#_x0000_t202" style="position:absolute;left:5029;top:7994;width:1943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Информационный</w:t>
                        </w:r>
                      </w:p>
                    </w:txbxContent>
                  </v:textbox>
                </v:shape>
                <v:shape id="Text Box 69" o:spid="_x0000_s1093" type="#_x0000_t202" style="position:absolute;left:33610;top:7994;width:19431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Психологический</w:t>
                        </w:r>
                      </w:p>
                    </w:txbxContent>
                  </v:textbox>
                </v:shape>
                <v:shape id="Text Box 70" o:spid="_x0000_s1094" type="#_x0000_t202" style="position:absolute;left:5022;top:13716;width:1943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Терминологический</w:t>
                        </w:r>
                      </w:p>
                    </w:txbxContent>
                  </v:textbox>
                </v:shape>
                <v:shape id="Text Box 71" o:spid="_x0000_s1095" type="#_x0000_t202" style="position:absolute;left:33610;top:13716;width:1943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Метод экспертных оценок</w:t>
                        </w:r>
                      </w:p>
                    </w:txbxContent>
                  </v:textbox>
                </v:shape>
                <v:shape id="Text Box 72" o:spid="_x0000_s1096" type="#_x0000_t202" style="position:absolute;left:5022;top:19431;width:1943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Концепт-анализ</w:t>
                        </w:r>
                      </w:p>
                    </w:txbxContent>
                  </v:textbox>
                </v:shape>
                <v:shape id="Text Box 73" o:spid="_x0000_s1097" type="#_x0000_t202" style="position:absolute;left:33610;top:19431;width:1943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:rsidR="008B72A0" w:rsidRPr="00E2121A" w:rsidRDefault="008B72A0" w:rsidP="008B72A0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Библиографический</w:t>
                        </w:r>
                      </w:p>
                    </w:txbxContent>
                  </v:textbox>
                </v:shape>
                <v:shape id="AutoShape 74" o:spid="_x0000_s1098" type="#_x0000_t32" style="position:absolute;left:24453;top:21151;width:915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">
                  <v:stroke startarrow="block" endarrow="block"/>
                </v:shape>
                <v:shape id="AutoShape 75" o:spid="_x0000_s1099" type="#_x0000_t32" style="position:absolute;left:24460;top:15303;width:9156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">
                  <v:stroke startarrow="block" endarrow="block"/>
                </v:shape>
                <v:shape id="AutoShape 76" o:spid="_x0000_s1100" type="#_x0000_t32" style="position:absolute;left:24460;top:9144;width:9156;height: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">
                  <v:stroke startarrow="block" endarrow="block"/>
                </v:shape>
                <v:line id="Line 77" o:spid="_x0000_s1101" style="position:absolute;flip:x y;visibility:visible;mso-wrap-style:square" from="29038,5715" to="29070,2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"/>
                <w10:anchorlock/>
              </v:group>
            </w:pict>
          </mc:Fallback>
        </mc:AlternateContent>
      </w: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Fonts w:eastAsia="TimesNewRoman"/>
          <w:bCs/>
          <w:sz w:val="28"/>
          <w:szCs w:val="28"/>
        </w:rPr>
      </w:pPr>
      <w:r w:rsidRPr="00071E92">
        <w:rPr>
          <w:rFonts w:eastAsia="TimesNewRoman"/>
          <w:bCs/>
          <w:sz w:val="28"/>
          <w:szCs w:val="28"/>
        </w:rPr>
        <w:t>Рисунок 3.2.1 –  Методы анализа документов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Метод терминологического анализа первоначально возник в лингвистике, но со временем обогатился приемами логики и сейчас успешно используется во многих научных областях. Применение его в каждой науке имеет свои характерные особенности.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Контент-анализ, или метод количественного изучения содержания документа. Суть этого метода заключается в подсчете частоты встречающихся в тесте единиц: букв, слов, знаков, комбинаций знаков, терминов и т.д. Выделенные единицы после подсчета выстраиваются в порядке убывания частоты их использования в тексте, т.е. формируется</w:t>
      </w:r>
      <w:r w:rsidR="00152A09">
        <w:rPr>
          <w:rStyle w:val="75pt"/>
          <w:sz w:val="28"/>
          <w:szCs w:val="28"/>
        </w:rPr>
        <w:t xml:space="preserve"> </w:t>
      </w:r>
      <w:bookmarkStart w:id="1" w:name="_GoBack"/>
      <w:bookmarkEnd w:id="1"/>
      <w:r w:rsidRPr="00071E92">
        <w:rPr>
          <w:rStyle w:val="75pt"/>
          <w:sz w:val="28"/>
          <w:szCs w:val="28"/>
        </w:rPr>
        <w:t>тезаурус. Результаты подсчета позволяют увидеть то, что рассеяно в тексте и не видно на первый взгляд.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Психолингвистический метод изучения документов. Это метод изучения текста с точки зрения особенностей его восприятия, влияющих на заинтересованность и его доступность для читателя. Авторский замысел выражает основная идея текста, так как при подготовке текста автор ориентируется на </w:t>
      </w:r>
      <w:r w:rsidRPr="00071E92">
        <w:rPr>
          <w:rStyle w:val="75pt"/>
          <w:sz w:val="28"/>
          <w:szCs w:val="28"/>
        </w:rPr>
        <w:lastRenderedPageBreak/>
        <w:t>определенные запросы потенциального потребителя и стремится быть понятым. Такая целевая направленность создаваемых сообщений влияет на характер их фиксации в текстах, поэтому восприятие сообщения определяется не только запросами, но и способами передачи содержания сообщений.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Метод анализа понятийного словаря также относится к психолингвистическим методам. Этот метод является инструментом, позволяющим выявить уровень подготовленности читателя. Он помогает определить, насколько адекватно он воспринимает текст сообщения, для того чтобы впоследствии скорректировать свое воздействие, оптимизировать использование документов.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Метод экспертных оценок. Применяются экспертные оценки в анализе и решении плохо формализуемых задач, в которых взаимосвязи причин и следствий не вполне ясны, а значение и качество интересующих исследователя параметров не поддаются непосредственному измерению. Также экспертные оценки и экспертиза вообще незаменимы в задачах прогнозирования, решение которых обычно опирается на оценочные, примерные данные.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Экспертиза это центральное понятие в экспертных оценках. Экспертизой является собственно процесс опроса экспертов, сбор и первичный анализ экспертной информации. Существует прямая экспертиза, при которой интересующие вопросы задаются экспертам непосредственно, и косвенная экспертиза, при которой ответы на такие вопросы определяются в результате обработки других ответов.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Кроме того, в зависимости от типа задаваемых вопросов выделяют экспертизу оценочную и ситуационную. Цель оценочной – получить оценочное значение критерия или параметра, измеренного в какой-либо шкале. При ситуационной экспертизе участвующим предлагают рассмотреть совокупность утверждений, фактов, данных, характеризующих состояние </w:t>
      </w:r>
      <w:r w:rsidRPr="00071E92">
        <w:rPr>
          <w:rStyle w:val="75pt"/>
          <w:sz w:val="28"/>
          <w:szCs w:val="28"/>
        </w:rPr>
        <w:lastRenderedPageBreak/>
        <w:t>объекта, затем оценить причинно-следственные связи между отдельными фактами и дать прогноз развития объекта в разных ситуациях.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Библиографический метод изучения документов. Библиографический и </w:t>
      </w:r>
      <w:proofErr w:type="spellStart"/>
      <w:r w:rsidRPr="00071E92">
        <w:rPr>
          <w:rStyle w:val="75pt"/>
          <w:sz w:val="28"/>
          <w:szCs w:val="28"/>
        </w:rPr>
        <w:t>наукометрический</w:t>
      </w:r>
      <w:proofErr w:type="spellEnd"/>
      <w:r w:rsidRPr="00071E92">
        <w:rPr>
          <w:rStyle w:val="75pt"/>
          <w:sz w:val="28"/>
          <w:szCs w:val="28"/>
        </w:rPr>
        <w:t xml:space="preserve"> методы относятся к методам, нацеленным на изучение количественной совокупности документов.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Изучать совокупность документов принято в статике и динамике. Так, при изучении документов в статике возникает понятие массив документов, при изучении в динамике говорят о потоке. Определенное неизменное во времени множество объектов – документов называется массивом документов. Он характеризуется количеством, которое выражается единицей изданий, единицей хранения, публикаций. Массивы образуют фонды библиотек, архивов, книжных собраний и т. д. При исследовании массивов свойства документов, его составляющих, изучают как стабильные, установившиеся на данный момент. Поток документов – это изменяемое во времени множество объектов, которые находятся в динамике и движении. Характеристика потока это его интенсивность, которая выражается количеством единиц публикаций и изданий в единицу времени (месяц, год).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Анализ источников информации. Анализ источников можно обозначить как «информационный», так как он включает в себя поиск исходных источников информации в сочетании с предварительным изучением их содержания.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Рассмотрим источники информации, чаще всего используемые при подготовке письменных работ. Принцип разделения всех источников информации, в какой-либо степени используемых при подготовке письменных работ и по типу носителя положен в основу приведенной ниже общей характеристики источников.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>Печатные источники информации. К ним относятся периодические издания, которые, в свою очередь, подразделяются на газеты и журналы и некоторые иные виды специальных изданий; книжные издания – их гораздо труднее классифицировать в силу их тематического разнообразия.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Специализированные информационно-поисковые системы(СИПС). Это сравнительно новое средство поиска, сбора, систематизации и анализа исходных источников информации. Их появление и бурное развитие в первую очередь связано со стремительным прогрессом информационных и электронных технологий (изобретение компьютера, разработка совершенных операционных систем и новых средств программирования).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Электронные источники информации. К этим источникам информации следует отнести теле- и радиовещание, Интернет и иную информацию, распространяемую в электронном виде, в том числе на различных компьютерных носителях.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>3.3. Поиск и накопление научной информации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rPr>
          <w:rFonts w:eastAsia="TimesNewRoman"/>
          <w:b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Одна из самых простых технологических процедур – это сбор исходных источников информации. Исполнителю для ее выполнения достаточно к определенному сроку сконцентрировать большую часть необходимых источников вблизи своего рабочего места.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Систематизация – это упорядочение и группировка всего собранного материала по содержанию и с учетом последовательности его использования при подготовке письменной работы. У систематизированного анализа две основные задачи: тщательная проверка полноты отбора источников и поверхностная проверка соответствия их выходных данных.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Сегодня библиотеки по-прежнему представляют собой наиболее полный и доступный информационный фонд, поэтому </w:t>
      </w:r>
      <w:r w:rsidRPr="00071E92">
        <w:rPr>
          <w:rStyle w:val="75pt"/>
          <w:sz w:val="28"/>
          <w:szCs w:val="28"/>
        </w:rPr>
        <w:lastRenderedPageBreak/>
        <w:t>при подготовке письменных работ наиболее часто используются библиотечные каталоги.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Каталог – систематизированный перечень источников, состоящих на хранении в информационном фонде и учтенных в соответствии с установленными правилами. В библиотеках чаще всего используются архивные, алфавитные, тематические, хронологические, библиографические, предметные, генеральные систематические и специальные каталоги.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Генеральный каталог – это перечень библиотечных источников, систематизированных в соответствии с неким основополагающим принципом, отличным от алфавитного и иных, уже нами рассмотренных. Часто в качестве такого принципа используется принадлежность того или иного источника к вполне определенной области научного знания или системе учебных дисциплин.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Тематический каталог – это перечень библиотечных источников, систематизированных в тематическом порядке. В данном случае тематическую направленность содержания источника принимают за основу.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Алфавитный каталог – перечень библиотечных источников, систематизированных в алфавитном порядке.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Предметный каталог – перечень библиотечных источников, систематизированных в предметном, т.е. более дифференцированном по сравнению с тематическим каталогом порядке. При этом сведения о предметах, непосредственно не связанных между собой, систематизируются по алфавиту.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Хронологический каталог – это перечень библиотечных источников, систематизированных в хронологическом порядке, отражающем время выхода в свет того или иного издания, чаще периодического. Дата (год) издания источника в данном случае принимается за основу.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Архивный каталог – перечень архивных библиотечных источников, систематизированных в алфавитном (реже – </w:t>
      </w:r>
      <w:r w:rsidRPr="00071E92">
        <w:rPr>
          <w:rStyle w:val="75pt"/>
          <w:sz w:val="28"/>
          <w:szCs w:val="28"/>
        </w:rPr>
        <w:lastRenderedPageBreak/>
        <w:t>хронологическом) порядке. Для отыскания требуемого источника по архивному каталогу требуется располагать либо сведениями о его названии и авторе, либо о времени выхода издания в свет.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Библиографический каталог – перечень библиотечных источников, содержащих в себе библиографические (описательные) сведения о наиболее важных (наиболее часто используемых в работе) книжных и периодических изданиях, состоящих на хранении и учете в библиотеке.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Специальный каталог – это перечень библиотечных источников определенного типа. Например, специальный каталог может послужить каталогом статей, опубликованных в периодических изданиях, состоящих на хранении и учете в данной библиотеке, или каталог новых поступлений.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Научно-справочный аппарат книги (от лат. </w:t>
      </w:r>
      <w:proofErr w:type="spellStart"/>
      <w:r w:rsidRPr="00071E92">
        <w:rPr>
          <w:rStyle w:val="75pt"/>
          <w:sz w:val="28"/>
          <w:szCs w:val="28"/>
        </w:rPr>
        <w:t>аppаrаtus</w:t>
      </w:r>
      <w:proofErr w:type="spellEnd"/>
      <w:r w:rsidRPr="00071E92">
        <w:rPr>
          <w:rStyle w:val="75pt"/>
          <w:sz w:val="28"/>
          <w:szCs w:val="28"/>
        </w:rPr>
        <w:t xml:space="preserve"> – приспособление) играет важную роль в процессе поиска, сбора, анализа и систематизации основных и вспомогательных источников информации. К нему принято относить различные дополнительные материалы в составе издания, информирующие читателей об особенностях его содержания, структуры, состава и функциональном предназначении источника. Элементы научно-справочного аппарата книги подразделяются на поисковые, пояснительные, информационные и вспомогательные.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Чтобы помочь читателю составить предварительное мнение об источнике и его особенностях используют информационные элементы научно-справочного аппарата книги. Информационные элементы научно-справочного аппарата книги обычно располагаются на титульном листе и его обороте, а в ряде случаев – и в конце источника.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К информационным элементам относятся: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сведения о названии источника;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сведения об авторе (авторах) источника;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сведения о функциональном назначении источника;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сведения об издателях;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>краткая характеристика издания;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выходные данные издания.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Пояснительные элементы научно-справочного аппарата книги дополняют и разъясняют авторский текст источника. К ним относятся предисловие и послесловие. Указанные элементы научно-справочного аппарата книги располагаются непосредственно до и после основного текста источника. С их помощью читатель может получить дополнительную информацию о содержании источника, причинах и условиях написания.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Разметка исходных источников информации. Разметка – система условных обозначений (пометок, закладок и пр.) для предварительной рубрикации исходного материала.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Общие принципы ведения рабочих записей. Ведение записей прочитанного представляет собой наиболее эффективный метод обработки информации, содержащейся в источниках, используемых в качестве исходных при подготовке письменной работы: если процесс чтения сопровождается фиксацией избранных мест, то надежность усвоения прочитанного материала многократно возрастает.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Виды рабочих записей. План (от лат. </w:t>
      </w:r>
      <w:proofErr w:type="spellStart"/>
      <w:r w:rsidRPr="00071E92">
        <w:rPr>
          <w:rStyle w:val="75pt"/>
          <w:sz w:val="28"/>
          <w:szCs w:val="28"/>
        </w:rPr>
        <w:t>plаnum</w:t>
      </w:r>
      <w:proofErr w:type="spellEnd"/>
      <w:r w:rsidRPr="00071E92">
        <w:rPr>
          <w:rStyle w:val="75pt"/>
          <w:sz w:val="28"/>
          <w:szCs w:val="28"/>
        </w:rPr>
        <w:t xml:space="preserve"> – плоскость) является первоосновой, каркасом письменной работы, определяющим последовательность изложения материала.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Выписки – это небольшие фрагменты текста, содержащие в себе квинтэссенцию содержания прочитанного.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proofErr w:type="gramStart"/>
      <w:r w:rsidRPr="00071E92">
        <w:rPr>
          <w:rStyle w:val="75pt"/>
          <w:sz w:val="28"/>
          <w:szCs w:val="28"/>
        </w:rPr>
        <w:t>Тезисы  (</w:t>
      </w:r>
      <w:proofErr w:type="gramEnd"/>
      <w:r w:rsidRPr="00071E92">
        <w:rPr>
          <w:rStyle w:val="75pt"/>
          <w:sz w:val="28"/>
          <w:szCs w:val="28"/>
        </w:rPr>
        <w:t xml:space="preserve">от греч. </w:t>
      </w:r>
      <w:proofErr w:type="spellStart"/>
      <w:r w:rsidRPr="00071E92">
        <w:rPr>
          <w:rStyle w:val="75pt"/>
          <w:sz w:val="28"/>
          <w:szCs w:val="28"/>
        </w:rPr>
        <w:t>tеzоs</w:t>
      </w:r>
      <w:proofErr w:type="spellEnd"/>
      <w:r w:rsidRPr="00071E92">
        <w:rPr>
          <w:rStyle w:val="75pt"/>
          <w:sz w:val="28"/>
          <w:szCs w:val="28"/>
        </w:rPr>
        <w:t xml:space="preserve"> –– утверждение) являются наиболее совершенной формой творчески переработанных выписок. Это сжатое изложение содержания изученного материала в утвердительной, иногда и в опровергающей форме.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Тезисы в зависимости от своего предназначения могут быть основными, простыми или сложными.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Основные тезисы –– близкая к дословной запись принципиально важных положений оригинального текста с </w:t>
      </w:r>
      <w:r w:rsidRPr="00071E92">
        <w:rPr>
          <w:rStyle w:val="75pt"/>
          <w:sz w:val="28"/>
          <w:szCs w:val="28"/>
        </w:rPr>
        <w:lastRenderedPageBreak/>
        <w:t>небольшим добавлением обобщений, представляющих собой основу для итоговых выводов.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Простые тезисы –– это дословный перечень главных мыслей автора как для каждой из частей оригинального текста, так и для всего текста в целом. Сравнительная краткость и прямота изложения отличительный признак этих тезисов. Их основное предназначение –– облегчить понимание сути оригинального текста.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Сложные или развернутые тезисы –– это одновременно компактный, но достаточно совершенный по своему содержанию материал, который в совокупности с планом и другими выписками может послужить первоосновой для записи чернового варианта основного текста письменной работы.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Конспект (от лат. </w:t>
      </w:r>
      <w:proofErr w:type="spellStart"/>
      <w:r w:rsidRPr="00071E92">
        <w:rPr>
          <w:rStyle w:val="75pt"/>
          <w:sz w:val="28"/>
          <w:szCs w:val="28"/>
        </w:rPr>
        <w:t>cоnspеctus</w:t>
      </w:r>
      <w:proofErr w:type="spellEnd"/>
      <w:r w:rsidRPr="00071E92">
        <w:rPr>
          <w:rStyle w:val="75pt"/>
          <w:sz w:val="28"/>
          <w:szCs w:val="28"/>
        </w:rPr>
        <w:t xml:space="preserve"> обзор, описание) весьма сложная запись содержания исходного текста, включающая в себя цитаты наиболее примечательных мест в сочетании с планом источника, а также сжатый анализ записанного материала и выводы по нему.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Резюме –– краткая оценка изученного содержания исходного источника информации, полученная прежде всего на основе содержащихся в нем выводов.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Аннотация –– краткое изложение основного содержания исходного источника информации, дающее о нем обобщенное представление.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Составление уточненного списка исходных источников информации. В большинстве случаев после просмотра произведенных записей у исполнителя возникает необходимость внесения в первоначальный вариант списка исходных источников информации уточнений. В конечном счете эти уточнения сводятся к корректировке содержания списка –– исключению из него одних источников и внесению в него других, которые по каким-либо причинам не были привлечены в качестве исходных.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 xml:space="preserve">Поиск научной информации по УДК. </w:t>
      </w:r>
      <w:proofErr w:type="gramStart"/>
      <w:r w:rsidRPr="00071E92">
        <w:rPr>
          <w:rStyle w:val="75pt"/>
          <w:sz w:val="28"/>
          <w:szCs w:val="28"/>
        </w:rPr>
        <w:t>Для успешного проведении</w:t>
      </w:r>
      <w:proofErr w:type="gramEnd"/>
      <w:r w:rsidRPr="00071E92">
        <w:rPr>
          <w:rStyle w:val="75pt"/>
          <w:sz w:val="28"/>
          <w:szCs w:val="28"/>
        </w:rPr>
        <w:t xml:space="preserve"> поиска научной информации ее необходимо классифицировать. Наибольшее распространение в последнее время получила Универсальная Десятичная Классификация (УДК).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УДК позволяет охватывать все отрасли знания, и производить неограниченное деление на подклассы. УДК состоит из основной и вспомогательных таблиц. Основная таблица содержит понятия и соответствующие им индексы, с помощью которых систематизируют человеческие знания.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Первый ряд основной таблицы УДК имеет следующие классы: 0 –– Общий отдел. Наука. Организация. Умственная деятельность. Знаки и символы. Документы и публикации; 1 –– Философия; 2 –– Религия; 3 –– Экономика. Труд. Право; 4 –– свободен с 1961г.; 5 –– Математика. Естественные науки; 6 –– Прикладные науки. Медицина. Техника; 7 –– Искусство. Прикладное искусство. Фотография. Музыка; 8 –– Языкознание. Филология. Художественная литература. Литературоведение; 9 –– Краеведение. География. Биография. История.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Каждый из классов разделен на десять более мелких подразделов и т.д. Для лучшей наглядности и удобства чтения всего индекса после каждых трех цифр, начиная слева, ставится точка (при чтении она не произносится, а отражается паузой).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УДК имеет ряд значительных преимуществ: удобство шифрования, относительная быстрота поиска информации и т.д. Для ускорения отбора необходимой документации из общего объема и повышения эффективности труда научных работников существует общегосударственная служба научно-технической информации (НТИ).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Поиск научной информации, или информационный поиск –– это совокупность операций, направленных на отыскание документов, необходимых для разработки темы. Поиск может быть механическим, ручным, автоматизированным и механизированным.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>Проработка научно-технической информации требует творческого подхода, сосредоточенности и внимания. Системность и настойчивость являются важными факторами. Важно правильно записать проработанный текст, потому что запись прочитанного материала является неотъемлемым требованием.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Научный работник, завершив анализ НТИ по выбранной теме исследования, должен поставить цель, которой необходимо достичь в результате выполнения работы, и задачи, которые необходимо решить, чтобы достигнуть этой цели. Она формулируется в теме научно-исследовательской работы.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9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>3.4. Электронные формы информационных ресурсов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 России в настоящее время накоплены огромные запасы информации, сосредоточенной в разнообразных базах и банках данных, CD и DVD и на других носителях информации.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Наука информатика занимается разработкой методологии создания наиболее эффективных информационных систем. Основу для проектирования и автоматизации научных исследований составляют методы информатики.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Любая новая научно-техническая информация об оригинальных идеях, фактах, научных результатах и т.д. является одним из важнейших компонентов системы информационного обеспечения. На первый план при разработке таких систем выступает проблема «адресности», которая заключается в своевременной доставке информации тем пользователям, для которых она представляет непосредственный интерес. Из систем информационного обеспечения стала оформляться в самостоятельную систему система научной коммуникации, которая отвечает за хранение и распространение научных знаний.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Информационным продуктом является совокупность унифицированных сведений и услуг, представляемых в </w:t>
      </w:r>
      <w:r w:rsidRPr="00071E92">
        <w:rPr>
          <w:rStyle w:val="75pt"/>
          <w:sz w:val="28"/>
          <w:szCs w:val="28"/>
        </w:rPr>
        <w:lastRenderedPageBreak/>
        <w:t>стандартизированном виде. Примерами таких продуктов для работников строительной отрасли народного хозяйства могут служить СНиПы (Строительные нормы и правила) и ГОСТы (Государственные стандарты). Это специализированные издания, в них изложены нормативные требования по проектированию зданий и сооружений, правила производства строительных материалов, изделий и конструкций и выполнения различных строительных работ.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Базы данных. По мере развития и внедрения вычислительной техники и средств хранения информации появилась возможность накопления и хранения больших информационных массивов баз данных. Они подразделяются на фактографические и библиографические.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Фактографические базы данных содержат сведения фактического характера и представляют собой конечный продукт для пользователя. Библиографические базы данных содержат вторичную информацию, то есть сведения о публикациях.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Понятие «банк данных» тесно связано с понятием «база данных». Банк данных –– это разновидность информационной системы для накопления больших объемов относительно однородных, взаимосвязанных и изменчивых данных, для их оперативного управления и многоцелевого использования. В его состав входят базы данных и комплекс средств их создания и использования, в том числе программная система управления базами данных, языки, вычислительное оборудование, различные процедуры и методики.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Каждый тип информационного продукта требует специфической технологии его получения и сопровождается созданием пакетов прикладных программ (ППП).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Информационные сети. Современное развитие вычислительной техники и средств связи позволяет все больше объединять данные в единую информационную инфраструктуру, основу которой составляют информационные сети. Именно через </w:t>
      </w:r>
      <w:r w:rsidRPr="00071E92">
        <w:rPr>
          <w:rStyle w:val="75pt"/>
          <w:sz w:val="28"/>
          <w:szCs w:val="28"/>
        </w:rPr>
        <w:lastRenderedPageBreak/>
        <w:t>них потребитель получает широкие возможности доступа к банкам данных, присоединенных к сети.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Потребителей информации можно разделить на четыре категории: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потребители, связанные с проектированием и созданием новой техники;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потребители, связанные с принятием управленческих решений по созданию новой техники;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потребители, связанные с проведением научных исследований;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потребители, связанные с решением планово-управленческих задач.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Такое разделение потребителей позволяет более четко сформулировать требования к конкретным информационным системам и повысить эффективность информационного обеспечения.</w:t>
      </w:r>
    </w:p>
    <w:p w:rsidR="008B72A0" w:rsidRPr="00071E92" w:rsidRDefault="008B72A0" w:rsidP="008B72A0">
      <w:pPr>
        <w:autoSpaceDE w:val="0"/>
        <w:autoSpaceDN w:val="0"/>
        <w:adjustRightInd w:val="0"/>
        <w:jc w:val="both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>3.5. Обработка научной информации, ее фиксация и хранение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При первом знакомстве с научной книгой много полезных сведений могут дать её выпускные данные.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В </w:t>
      </w:r>
      <w:proofErr w:type="spellStart"/>
      <w:r w:rsidRPr="00071E92">
        <w:rPr>
          <w:rStyle w:val="75pt"/>
          <w:sz w:val="28"/>
          <w:szCs w:val="28"/>
        </w:rPr>
        <w:t>прикнижной</w:t>
      </w:r>
      <w:proofErr w:type="spellEnd"/>
      <w:r w:rsidRPr="00071E92">
        <w:rPr>
          <w:rStyle w:val="75pt"/>
          <w:sz w:val="28"/>
          <w:szCs w:val="28"/>
        </w:rPr>
        <w:t xml:space="preserve"> аннотации приводятся краткие сведения о содержании и читательском назначении, показывается научное и практическое значение издания, раскрывается основная идея. Из аннотации можно узнать основную тему, задачи, метод, которым пользовался автор, принадлежность к определенной научной школе.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Предисловие к научной книге может быть представлено в различных вариантах. В предисловии чаще всего объясняются мотивы написания книги, особенности ее содержания и построения, степень полноты освещения тех или иных проблем.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Вступительная статья. В ней дается оценка работы, характеризуется мировоззрение ученого, система его научных и </w:t>
      </w:r>
      <w:r w:rsidRPr="00071E92">
        <w:rPr>
          <w:rStyle w:val="75pt"/>
          <w:sz w:val="28"/>
          <w:szCs w:val="28"/>
        </w:rPr>
        <w:lastRenderedPageBreak/>
        <w:t>общественных взглядов, перечисляются наиболее крупные труды и т.п.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Введение является вступительным разделом к основному тексту, поэтому при знакомстве с научной книгой его нужно читать особенно внимательно.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Умение пользоваться техникой быстрого чтения существенно снижает трудоемкость работы с научной литературой. Умение быстро читать –– одно из важных условий усвоения гораздо большего объема материала.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При чтении и составлении резюме не нужно стремиться только к заимствованию материала. Следует обдумывать найденную информацию в продолжение всей работы над темой, тогда собственные мысли, возникшие в ходе знакомства с чужими работами, послужат основой для получения нового знания.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Информация при изучении литературы по выбранной теме используется только та, которая имеет непосредственное отношение к теме диссертации и является потому наиболее ценной и полезной.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При разработке обширной проблемы нужно уметь делить ее на части, каждую из которых продумывать в деталях. Работая над каким-либо частным вопросом или разделом, не надо забывать о его связи с проблемой в целом.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Отбор и оценка фактического материала. Научное творчество предполагает значительную часть черновой работы, связанной с подбором основной и дополнительной информации, ее обобщением и представлением в форме, удобной для анализа и выводов. Поэтому важно научиться отбирать не любые факты, а только научные.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Понятие «научный факт» значительно шире и </w:t>
      </w:r>
      <w:proofErr w:type="spellStart"/>
      <w:r w:rsidRPr="00071E92">
        <w:rPr>
          <w:rStyle w:val="75pt"/>
          <w:sz w:val="28"/>
          <w:szCs w:val="28"/>
        </w:rPr>
        <w:t>многограннее</w:t>
      </w:r>
      <w:proofErr w:type="spellEnd"/>
      <w:r w:rsidRPr="00071E92">
        <w:rPr>
          <w:rStyle w:val="75pt"/>
          <w:sz w:val="28"/>
          <w:szCs w:val="28"/>
        </w:rPr>
        <w:t xml:space="preserve">, чем понятие «факт», применяемое в обыденной жизни. Научные факты характеризуются особыми свойствами – новизной, объективностью, точностью и достоверностью. Новизна научного </w:t>
      </w:r>
      <w:r w:rsidRPr="00071E92">
        <w:rPr>
          <w:rStyle w:val="75pt"/>
          <w:sz w:val="28"/>
          <w:szCs w:val="28"/>
        </w:rPr>
        <w:lastRenderedPageBreak/>
        <w:t>факта говорит о принципиально новом, не известном до сих пор предмете, явлении или процессе. Это не обязательно должно быть научное открытие, но это новое знание о том, чего мы до сих пор не знали.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Работа по накоплению научных фактов по избранной теме всегда многоаспектна. Здесь и глубокое изучение опубликованных материалов, ознакомление с архивами и ведомственными данными, получение различных консультаций, анализ и обобщение собственных научных результатов.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Накопление такой предварительной информации –– творческий процесс, требующий целеустремленной энергии, настойчивости и творческой страсти. Ученый похож на строителя сложного и оригинального сооружения. Он собирает нужные строительные материалы, все складывает в строгом и определенном порядке.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Всю собранную первичную научную информацию следует регистрировать. Формы регистрации могут быть разными: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оформление новой информации на специальных бланках, анкетах, статистических карточках, образующих в результате тематическую картотеку;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записи различного характера, в том числе наблюдения, записанные в лабораторных журналах, выписки из протоколов заседаний кафедры и т.п.;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графики, рисунки, схемы и другие графические материалы;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фиксация научной информации методами фотографии;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научные отчеты;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расчеты, выполненные с помощью компьютерных программ;</w:t>
      </w:r>
    </w:p>
    <w:p w:rsidR="008B72A0" w:rsidRPr="00071E92" w:rsidRDefault="008B72A0" w:rsidP="008B72A0">
      <w:pPr>
        <w:numPr>
          <w:ilvl w:val="0"/>
          <w:numId w:val="1"/>
        </w:numPr>
        <w:autoSpaceDE w:val="0"/>
        <w:autoSpaceDN w:val="0"/>
        <w:adjustRightInd w:val="0"/>
        <w:ind w:left="0" w:firstLine="720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выписки из анализируемых литературных источников, документов (авторефераты, диссертации, статьи, книги и др.).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 xml:space="preserve">Рекомендуется делать записи ценных мыслей, пришедших как будто неожиданно, не откладывая. На начальной стадии </w:t>
      </w:r>
      <w:r w:rsidRPr="00071E92">
        <w:rPr>
          <w:rStyle w:val="75pt"/>
          <w:sz w:val="28"/>
          <w:szCs w:val="28"/>
        </w:rPr>
        <w:lastRenderedPageBreak/>
        <w:t>организации научного исследования представляется необходимым выбрать наиболее приемлемую систему хранения первичной документации. Это поможет облегчить пользование собранными материалами и сберечь в дальнейшем много времени.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Одновременно с регистрацией собранного материала следует вести его группировку, сопоставлять, сравнивать полученные цифровые данные и т.п. При этом особую роль играет классификация, без которой невозможно научное построение или вывод. Классификация дает возможность наиболее коротким и правильным путем войти в круг рассматриваемых вопросов. Она облегчает поиск и помогает установить ранее не замеченные связи и зависимости. Проводить классификацию нужно в течение всего процесса изучения материала. Она является одной из центральных и существенных частей общей методологии любого научного исследования.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Процесс сбора, фиксации, хранения и классификации первичной научной информации желательно завершить написанием целостного обзорного текста, обобщающего и систематизирующего информацию.</w:t>
      </w:r>
    </w:p>
    <w:p w:rsidR="008B72A0" w:rsidRPr="00071E92" w:rsidRDefault="008B72A0" w:rsidP="008B72A0">
      <w:pPr>
        <w:autoSpaceDE w:val="0"/>
        <w:autoSpaceDN w:val="0"/>
        <w:adjustRightInd w:val="0"/>
        <w:rPr>
          <w:rFonts w:eastAsia="TimesNewRoman"/>
          <w:bCs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jc w:val="center"/>
        <w:rPr>
          <w:rStyle w:val="75pt"/>
          <w:b/>
          <w:sz w:val="28"/>
          <w:szCs w:val="28"/>
        </w:rPr>
      </w:pPr>
      <w:r w:rsidRPr="00071E92">
        <w:rPr>
          <w:rStyle w:val="75pt"/>
          <w:b/>
          <w:sz w:val="28"/>
          <w:szCs w:val="28"/>
        </w:rPr>
        <w:t>Вопросы д</w:t>
      </w:r>
      <w:r>
        <w:rPr>
          <w:rStyle w:val="75pt"/>
          <w:b/>
          <w:sz w:val="28"/>
          <w:szCs w:val="28"/>
        </w:rPr>
        <w:t>л</w:t>
      </w:r>
      <w:r w:rsidRPr="00071E92">
        <w:rPr>
          <w:rStyle w:val="75pt"/>
          <w:b/>
          <w:sz w:val="28"/>
          <w:szCs w:val="28"/>
        </w:rPr>
        <w:t>я самоконтроля</w:t>
      </w:r>
    </w:p>
    <w:p w:rsidR="008B72A0" w:rsidRPr="00071E92" w:rsidRDefault="008B72A0" w:rsidP="008B72A0">
      <w:pPr>
        <w:autoSpaceDE w:val="0"/>
        <w:autoSpaceDN w:val="0"/>
        <w:adjustRightInd w:val="0"/>
        <w:rPr>
          <w:rStyle w:val="75pt"/>
          <w:b/>
          <w:sz w:val="28"/>
          <w:szCs w:val="28"/>
        </w:rPr>
      </w:pP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Fonts w:eastAsia="TimesNewRoman"/>
          <w:bCs/>
          <w:sz w:val="28"/>
          <w:szCs w:val="28"/>
        </w:rPr>
        <w:t xml:space="preserve">1. </w:t>
      </w:r>
      <w:r w:rsidRPr="00071E92">
        <w:rPr>
          <w:rStyle w:val="75pt"/>
          <w:sz w:val="28"/>
          <w:szCs w:val="28"/>
        </w:rPr>
        <w:t>Охарактеризуйте понятие «документ».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2. Какие виды документов вам известны?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3. Перечислите методы анализа документов.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4. В чем заключается метод экспертных оценок?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5. Что такое каталог? Его виды.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6. Расскажите о принципах ведения рабочих записей.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7. Какие виды рабочих записей вы знаете?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8. Как составляется уточненный список исходных источников информации?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t>9. Что такое УДК?</w:t>
      </w:r>
    </w:p>
    <w:p w:rsidR="008B72A0" w:rsidRPr="00071E92" w:rsidRDefault="008B72A0" w:rsidP="008B72A0">
      <w:pPr>
        <w:autoSpaceDE w:val="0"/>
        <w:autoSpaceDN w:val="0"/>
        <w:adjustRightInd w:val="0"/>
        <w:ind w:firstLine="708"/>
        <w:jc w:val="both"/>
        <w:rPr>
          <w:rStyle w:val="75pt"/>
          <w:sz w:val="28"/>
          <w:szCs w:val="28"/>
        </w:rPr>
      </w:pPr>
      <w:r w:rsidRPr="00071E92">
        <w:rPr>
          <w:rStyle w:val="75pt"/>
          <w:sz w:val="28"/>
          <w:szCs w:val="28"/>
        </w:rPr>
        <w:lastRenderedPageBreak/>
        <w:t>10. Какие существуют принципы отбора и оценки фактического материала?</w:t>
      </w:r>
    </w:p>
    <w:p w:rsidR="00B5572C" w:rsidRDefault="008B72A0" w:rsidP="008B72A0">
      <w:r w:rsidRPr="00071E92">
        <w:rPr>
          <w:rFonts w:eastAsia="TimesNewRoman"/>
          <w:bCs/>
          <w:sz w:val="28"/>
          <w:szCs w:val="28"/>
        </w:rPr>
        <w:br w:type="page"/>
      </w:r>
    </w:p>
    <w:sectPr w:rsidR="00B55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,Italic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720FF"/>
    <w:multiLevelType w:val="hybridMultilevel"/>
    <w:tmpl w:val="2DDE28AA"/>
    <w:lvl w:ilvl="0" w:tplc="8BCCA9C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89E"/>
    <w:rsid w:val="00152A09"/>
    <w:rsid w:val="0041189E"/>
    <w:rsid w:val="008B72A0"/>
    <w:rsid w:val="00B5572C"/>
    <w:rsid w:val="00B7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054AE"/>
  <w15:docId w15:val="{E5F9A2A8-D39E-436C-9199-29695EA3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2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5pt">
    <w:name w:val="Основной текст + 7;5 pt"/>
    <w:rsid w:val="008B72A0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paragraph" w:styleId="a3">
    <w:name w:val="Balloon Text"/>
    <w:basedOn w:val="a"/>
    <w:link w:val="a4"/>
    <w:uiPriority w:val="99"/>
    <w:semiHidden/>
    <w:unhideWhenUsed/>
    <w:rsid w:val="00B76C0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6C0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4684</Words>
  <Characters>26700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KBIS2</cp:lastModifiedBy>
  <cp:revision>4</cp:revision>
  <cp:lastPrinted>2022-11-23T15:30:00Z</cp:lastPrinted>
  <dcterms:created xsi:type="dcterms:W3CDTF">2022-11-23T15:26:00Z</dcterms:created>
  <dcterms:modified xsi:type="dcterms:W3CDTF">2023-01-10T04:53:00Z</dcterms:modified>
</cp:coreProperties>
</file>