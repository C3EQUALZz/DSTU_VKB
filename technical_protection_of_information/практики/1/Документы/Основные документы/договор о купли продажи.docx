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613E8" w14:textId="4B8D68FE" w:rsidR="0092781F" w:rsidRPr="00BE26B5" w:rsidRDefault="0092781F" w:rsidP="0092781F">
      <w:pPr>
        <w:jc w:val="center"/>
        <w:rPr>
          <w:b/>
          <w:sz w:val="28"/>
          <w:szCs w:val="28"/>
        </w:rPr>
      </w:pPr>
      <w:r w:rsidRPr="00BE26B5">
        <w:rPr>
          <w:b/>
          <w:sz w:val="28"/>
          <w:szCs w:val="28"/>
        </w:rPr>
        <w:t xml:space="preserve">Договор № </w:t>
      </w:r>
      <w:r w:rsidR="00976D97">
        <w:rPr>
          <w:b/>
          <w:sz w:val="28"/>
          <w:szCs w:val="28"/>
        </w:rPr>
        <w:t>1</w:t>
      </w:r>
      <w:r w:rsidRPr="00BE26B5">
        <w:rPr>
          <w:b/>
          <w:sz w:val="28"/>
          <w:szCs w:val="28"/>
        </w:rPr>
        <w:t xml:space="preserve"> к-</w:t>
      </w:r>
      <w:proofErr w:type="spellStart"/>
      <w:r w:rsidRPr="00BE26B5">
        <w:rPr>
          <w:b/>
          <w:sz w:val="28"/>
          <w:szCs w:val="28"/>
        </w:rPr>
        <w:t>пр</w:t>
      </w:r>
      <w:proofErr w:type="spellEnd"/>
      <w:r w:rsidRPr="00BE26B5">
        <w:rPr>
          <w:b/>
          <w:sz w:val="28"/>
          <w:szCs w:val="28"/>
        </w:rPr>
        <w:t>/2023</w:t>
      </w:r>
    </w:p>
    <w:p w14:paraId="00E6758A" w14:textId="77777777" w:rsidR="0092781F" w:rsidRPr="00BE26B5" w:rsidRDefault="0092781F" w:rsidP="0092781F">
      <w:pPr>
        <w:jc w:val="center"/>
        <w:rPr>
          <w:sz w:val="24"/>
          <w:szCs w:val="24"/>
        </w:rPr>
      </w:pPr>
      <w:r w:rsidRPr="00BE26B5">
        <w:rPr>
          <w:b/>
          <w:sz w:val="24"/>
          <w:szCs w:val="24"/>
        </w:rPr>
        <w:t>купли-продажи земельного участка</w:t>
      </w:r>
    </w:p>
    <w:p w14:paraId="2437E2D6" w14:textId="6BA97073" w:rsidR="0092781F" w:rsidRPr="00976D97" w:rsidRDefault="0092781F" w:rsidP="0092781F">
      <w:pPr>
        <w:pStyle w:val="12"/>
        <w:widowControl/>
        <w:jc w:val="both"/>
        <w:rPr>
          <w:sz w:val="24"/>
          <w:szCs w:val="24"/>
        </w:rPr>
      </w:pPr>
      <w:r w:rsidRPr="00BE26B5">
        <w:rPr>
          <w:sz w:val="24"/>
          <w:szCs w:val="24"/>
        </w:rPr>
        <w:t xml:space="preserve">город </w:t>
      </w:r>
      <w:proofErr w:type="spellStart"/>
      <w:r w:rsidR="00976D97">
        <w:rPr>
          <w:sz w:val="24"/>
          <w:szCs w:val="24"/>
        </w:rPr>
        <w:t>Ростов</w:t>
      </w:r>
      <w:proofErr w:type="spellEnd"/>
      <w:r w:rsidR="00976D97">
        <w:rPr>
          <w:sz w:val="24"/>
          <w:szCs w:val="24"/>
        </w:rPr>
        <w:t>-на-Дону</w:t>
      </w:r>
    </w:p>
    <w:p w14:paraId="0F05EBF6" w14:textId="5D312AEA" w:rsidR="0092781F" w:rsidRPr="00BE26B5" w:rsidRDefault="00976D97" w:rsidP="0092781F">
      <w:pPr>
        <w:pStyle w:val="12"/>
        <w:widowControl/>
        <w:jc w:val="both"/>
        <w:rPr>
          <w:sz w:val="24"/>
          <w:szCs w:val="24"/>
        </w:rPr>
      </w:pPr>
      <w:r>
        <w:rPr>
          <w:sz w:val="24"/>
          <w:szCs w:val="24"/>
        </w:rPr>
        <w:t>Ростовской</w:t>
      </w:r>
      <w:r w:rsidR="0092781F" w:rsidRPr="00BE26B5">
        <w:rPr>
          <w:sz w:val="24"/>
          <w:szCs w:val="24"/>
        </w:rPr>
        <w:t xml:space="preserve"> област</w:t>
      </w:r>
      <w:r w:rsidR="0092781F">
        <w:rPr>
          <w:sz w:val="24"/>
          <w:szCs w:val="24"/>
        </w:rPr>
        <w:t>и</w:t>
      </w:r>
      <w:r w:rsidR="0092781F">
        <w:rPr>
          <w:sz w:val="24"/>
          <w:szCs w:val="24"/>
        </w:rPr>
        <w:tab/>
      </w:r>
      <w:r w:rsidR="0092781F">
        <w:rPr>
          <w:sz w:val="24"/>
          <w:szCs w:val="24"/>
        </w:rPr>
        <w:tab/>
      </w:r>
      <w:r w:rsidR="0092781F">
        <w:rPr>
          <w:sz w:val="24"/>
          <w:szCs w:val="24"/>
        </w:rPr>
        <w:tab/>
      </w:r>
      <w:r w:rsidR="0092781F">
        <w:rPr>
          <w:sz w:val="24"/>
          <w:szCs w:val="24"/>
        </w:rPr>
        <w:tab/>
      </w:r>
      <w:r w:rsidR="0092781F">
        <w:rPr>
          <w:sz w:val="24"/>
          <w:szCs w:val="24"/>
        </w:rPr>
        <w:tab/>
      </w:r>
      <w:r w:rsidR="0092781F">
        <w:rPr>
          <w:sz w:val="24"/>
          <w:szCs w:val="24"/>
        </w:rPr>
        <w:tab/>
      </w:r>
      <w:r w:rsidR="0092781F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</w:t>
      </w:r>
      <w:proofErr w:type="gramStart"/>
      <w:r>
        <w:rPr>
          <w:sz w:val="24"/>
          <w:szCs w:val="24"/>
        </w:rPr>
        <w:t xml:space="preserve">   </w:t>
      </w:r>
      <w:r w:rsidR="0092781F" w:rsidRPr="00BE26B5">
        <w:rPr>
          <w:sz w:val="24"/>
          <w:szCs w:val="24"/>
        </w:rPr>
        <w:t>«</w:t>
      </w:r>
      <w:proofErr w:type="gramEnd"/>
      <w:r w:rsidRPr="00290053">
        <w:rPr>
          <w:sz w:val="24"/>
          <w:szCs w:val="24"/>
          <w:u w:val="single"/>
        </w:rPr>
        <w:t>10</w:t>
      </w:r>
      <w:r w:rsidR="0092781F" w:rsidRPr="00BE26B5">
        <w:rPr>
          <w:sz w:val="24"/>
          <w:szCs w:val="24"/>
        </w:rPr>
        <w:t xml:space="preserve">» </w:t>
      </w:r>
      <w:r w:rsidRPr="00290053">
        <w:rPr>
          <w:sz w:val="24"/>
          <w:szCs w:val="24"/>
          <w:u w:val="single"/>
        </w:rPr>
        <w:t>августа</w:t>
      </w:r>
      <w:r w:rsidR="0092781F" w:rsidRPr="00BE26B5">
        <w:rPr>
          <w:sz w:val="24"/>
          <w:szCs w:val="24"/>
        </w:rPr>
        <w:t xml:space="preserve"> 2023 года</w:t>
      </w:r>
    </w:p>
    <w:p w14:paraId="7139EE87" w14:textId="77777777" w:rsidR="0092781F" w:rsidRPr="00BE26B5" w:rsidRDefault="0092781F" w:rsidP="0092781F">
      <w:pPr>
        <w:pStyle w:val="12"/>
        <w:widowControl/>
        <w:jc w:val="both"/>
        <w:rPr>
          <w:sz w:val="24"/>
          <w:szCs w:val="24"/>
        </w:rPr>
      </w:pPr>
    </w:p>
    <w:p w14:paraId="5680B567" w14:textId="7BD2DEE9" w:rsidR="0092781F" w:rsidRPr="00BE26B5" w:rsidRDefault="0092781F" w:rsidP="0092781F">
      <w:pPr>
        <w:pStyle w:val="NormalA"/>
        <w:tabs>
          <w:tab w:val="clear" w:pos="90"/>
        </w:tabs>
        <w:ind w:firstLine="709"/>
        <w:rPr>
          <w:rFonts w:ascii="Times New Roman" w:hAnsi="Times New Roman"/>
          <w:color w:val="auto"/>
        </w:rPr>
      </w:pPr>
      <w:r w:rsidRPr="00BE26B5">
        <w:rPr>
          <w:rFonts w:ascii="Times New Roman" w:hAnsi="Times New Roman" w:cs="Times New Roman"/>
          <w:b/>
          <w:color w:val="auto"/>
        </w:rPr>
        <w:t xml:space="preserve">Администрация </w:t>
      </w:r>
      <w:r w:rsidR="00976D97">
        <w:rPr>
          <w:rFonts w:ascii="Times New Roman" w:hAnsi="Times New Roman" w:cs="Times New Roman"/>
          <w:b/>
          <w:color w:val="auto"/>
        </w:rPr>
        <w:t xml:space="preserve">города </w:t>
      </w:r>
      <w:proofErr w:type="spellStart"/>
      <w:r w:rsidR="00976D97">
        <w:rPr>
          <w:rFonts w:ascii="Times New Roman" w:hAnsi="Times New Roman" w:cs="Times New Roman"/>
          <w:b/>
          <w:color w:val="auto"/>
        </w:rPr>
        <w:t>Ростова</w:t>
      </w:r>
      <w:proofErr w:type="spellEnd"/>
      <w:r w:rsidR="00976D97">
        <w:rPr>
          <w:rFonts w:ascii="Times New Roman" w:hAnsi="Times New Roman" w:cs="Times New Roman"/>
          <w:b/>
          <w:color w:val="auto"/>
        </w:rPr>
        <w:t>-на-Дону</w:t>
      </w:r>
      <w:r w:rsidRPr="00BE26B5">
        <w:rPr>
          <w:color w:val="auto"/>
        </w:rPr>
        <w:t xml:space="preserve">, </w:t>
      </w:r>
      <w:r w:rsidRPr="00BE26B5">
        <w:rPr>
          <w:rFonts w:ascii="Times New Roman" w:hAnsi="Times New Roman"/>
          <w:color w:val="auto"/>
        </w:rPr>
        <w:t>действующая на основании Устава и в соответствии с пунктом 2 статьи 3.3 Федерального закона от 25.10.2001 № 137-ФЗ «О введении в действие</w:t>
      </w:r>
      <w:r w:rsidRPr="00BE26B5">
        <w:rPr>
          <w:color w:val="auto"/>
        </w:rPr>
        <w:t xml:space="preserve"> Земельного кодекса Российской Федерации»</w:t>
      </w:r>
      <w:r w:rsidRPr="00BE26B5">
        <w:rPr>
          <w:rFonts w:ascii="Times New Roman" w:hAnsi="Times New Roman"/>
          <w:color w:val="auto"/>
        </w:rPr>
        <w:t xml:space="preserve">, Земельного кодекса РФ, именуемая в дальнейшем </w:t>
      </w:r>
      <w:r w:rsidRPr="00BE26B5">
        <w:rPr>
          <w:rFonts w:ascii="Times New Roman" w:hAnsi="Times New Roman"/>
          <w:b/>
          <w:color w:val="auto"/>
        </w:rPr>
        <w:t>Продавец</w:t>
      </w:r>
      <w:r w:rsidRPr="00BE26B5">
        <w:rPr>
          <w:rFonts w:ascii="Times New Roman" w:hAnsi="Times New Roman"/>
          <w:color w:val="auto"/>
        </w:rPr>
        <w:t xml:space="preserve">, в лице первого заместителя главы администрации </w:t>
      </w:r>
      <w:r w:rsidR="00976D97">
        <w:rPr>
          <w:rFonts w:ascii="Times New Roman" w:hAnsi="Times New Roman"/>
          <w:color w:val="auto"/>
        </w:rPr>
        <w:t xml:space="preserve">города </w:t>
      </w:r>
      <w:proofErr w:type="spellStart"/>
      <w:r w:rsidR="00976D97">
        <w:rPr>
          <w:rFonts w:ascii="Times New Roman" w:hAnsi="Times New Roman"/>
          <w:color w:val="auto"/>
        </w:rPr>
        <w:t>Ростова</w:t>
      </w:r>
      <w:proofErr w:type="spellEnd"/>
      <w:r w:rsidR="00976D97">
        <w:rPr>
          <w:rFonts w:ascii="Times New Roman" w:hAnsi="Times New Roman"/>
          <w:color w:val="auto"/>
        </w:rPr>
        <w:t>-на-Дону</w:t>
      </w:r>
      <w:ins w:id="0" w:author="КУМИ - Шарыпова Н.В." w:date="2022-09-30T15:49:00Z">
        <w:r w:rsidRPr="00BE26B5">
          <w:rPr>
            <w:rFonts w:ascii="Times New Roman" w:hAnsi="Times New Roman"/>
            <w:color w:val="auto"/>
          </w:rPr>
          <w:t>,</w:t>
        </w:r>
      </w:ins>
      <w:r w:rsidRPr="00BE26B5">
        <w:rPr>
          <w:rFonts w:ascii="Times New Roman" w:hAnsi="Times New Roman"/>
          <w:color w:val="auto"/>
        </w:rPr>
        <w:t xml:space="preserve"> действующего на основании доверенности от </w:t>
      </w:r>
      <w:r w:rsidRPr="00BE26B5">
        <w:rPr>
          <w:rFonts w:ascii="Times New Roman" w:hAnsi="Times New Roman"/>
          <w:color w:val="auto"/>
          <w:u w:val="single"/>
        </w:rPr>
        <w:tab/>
        <w:t>___</w:t>
      </w:r>
      <w:r w:rsidRPr="00BE26B5">
        <w:rPr>
          <w:rFonts w:ascii="Times New Roman" w:hAnsi="Times New Roman"/>
          <w:color w:val="auto"/>
          <w:u w:val="single"/>
        </w:rPr>
        <w:tab/>
      </w:r>
      <w:r w:rsidRPr="00BE26B5">
        <w:rPr>
          <w:rFonts w:ascii="Times New Roman" w:hAnsi="Times New Roman"/>
          <w:color w:val="auto"/>
          <w:u w:val="single"/>
        </w:rPr>
        <w:tab/>
      </w:r>
      <w:r w:rsidRPr="00BE26B5">
        <w:rPr>
          <w:rFonts w:ascii="Times New Roman" w:hAnsi="Times New Roman"/>
          <w:color w:val="auto"/>
        </w:rPr>
        <w:t xml:space="preserve"> №</w:t>
      </w:r>
      <w:r w:rsidRPr="00BE26B5">
        <w:rPr>
          <w:rFonts w:ascii="Times New Roman" w:hAnsi="Times New Roman"/>
          <w:color w:val="auto"/>
          <w:u w:val="single"/>
        </w:rPr>
        <w:tab/>
      </w:r>
      <w:r w:rsidRPr="00BE26B5">
        <w:rPr>
          <w:rFonts w:ascii="Times New Roman" w:hAnsi="Times New Roman"/>
          <w:color w:val="auto"/>
          <w:u w:val="single"/>
        </w:rPr>
        <w:tab/>
      </w:r>
      <w:r w:rsidRPr="00BE26B5">
        <w:rPr>
          <w:rFonts w:ascii="Times New Roman" w:hAnsi="Times New Roman"/>
          <w:color w:val="auto"/>
        </w:rPr>
        <w:t xml:space="preserve">, с одной стороны, </w:t>
      </w:r>
      <w:bookmarkStart w:id="1" w:name="_Hlk209281793"/>
      <w:r w:rsidRPr="00BE26B5">
        <w:rPr>
          <w:rFonts w:ascii="Times New Roman" w:hAnsi="Times New Roman"/>
          <w:color w:val="auto"/>
        </w:rPr>
        <w:t xml:space="preserve">и </w:t>
      </w:r>
      <w:r w:rsidR="00976D97" w:rsidRPr="00D16CAA">
        <w:rPr>
          <w:rFonts w:ascii="Times New Roman" w:hAnsi="Times New Roman"/>
          <w:color w:val="auto"/>
          <w:u w:val="single"/>
        </w:rPr>
        <w:t>Ковалев Данил Петрович</w:t>
      </w:r>
      <w:r w:rsidRPr="00BE26B5">
        <w:rPr>
          <w:rFonts w:ascii="Times New Roman" w:hAnsi="Times New Roman"/>
          <w:color w:val="auto"/>
        </w:rPr>
        <w:t xml:space="preserve"> (</w:t>
      </w:r>
      <w:r w:rsidRPr="00D16CAA">
        <w:rPr>
          <w:color w:val="auto"/>
          <w:u w:val="single"/>
        </w:rPr>
        <w:t>паспорт</w:t>
      </w:r>
      <w:r w:rsidR="00976D97" w:rsidRPr="00D16CAA">
        <w:rPr>
          <w:color w:val="auto"/>
          <w:u w:val="single"/>
        </w:rPr>
        <w:t xml:space="preserve"> </w:t>
      </w:r>
      <w:r w:rsidR="00976D97" w:rsidRPr="00D16CAA">
        <w:rPr>
          <w:u w:val="single"/>
        </w:rPr>
        <w:t>6024 580112</w:t>
      </w:r>
      <w:r w:rsidRPr="00D16CAA">
        <w:rPr>
          <w:color w:val="auto"/>
          <w:u w:val="single"/>
        </w:rPr>
        <w:t>, выдан</w:t>
      </w:r>
      <w:r w:rsidR="00976D97" w:rsidRPr="00D16CAA">
        <w:rPr>
          <w:color w:val="auto"/>
          <w:u w:val="single"/>
        </w:rPr>
        <w:t xml:space="preserve"> </w:t>
      </w:r>
      <w:r w:rsidR="00976D97" w:rsidRPr="00D16CAA">
        <w:rPr>
          <w:u w:val="single"/>
        </w:rPr>
        <w:t>21.12.2023</w:t>
      </w:r>
      <w:r w:rsidR="00976D97" w:rsidRPr="00D16CAA">
        <w:rPr>
          <w:color w:val="auto"/>
          <w:u w:val="single"/>
        </w:rPr>
        <w:t xml:space="preserve"> </w:t>
      </w:r>
      <w:r w:rsidR="00976D97" w:rsidRPr="00D16CAA">
        <w:rPr>
          <w:u w:val="single"/>
        </w:rPr>
        <w:t>ГУ МВД России по Ростовской области, код подразделения 610-014</w:t>
      </w:r>
      <w:r w:rsidRPr="00BE26B5">
        <w:rPr>
          <w:color w:val="auto"/>
        </w:rPr>
        <w:t>),</w:t>
      </w:r>
      <w:bookmarkEnd w:id="1"/>
      <w:r w:rsidRPr="00BE26B5">
        <w:rPr>
          <w:color w:val="auto"/>
        </w:rPr>
        <w:t xml:space="preserve"> </w:t>
      </w:r>
      <w:r w:rsidRPr="00BE26B5">
        <w:rPr>
          <w:rFonts w:ascii="Times New Roman" w:hAnsi="Times New Roman"/>
          <w:color w:val="auto"/>
        </w:rPr>
        <w:t xml:space="preserve">именуемый в дальнейшем </w:t>
      </w:r>
      <w:r w:rsidRPr="00BE26B5">
        <w:rPr>
          <w:rFonts w:ascii="Times New Roman" w:hAnsi="Times New Roman"/>
          <w:b/>
          <w:color w:val="auto"/>
        </w:rPr>
        <w:t>Покупатель</w:t>
      </w:r>
      <w:r w:rsidRPr="00BE26B5">
        <w:rPr>
          <w:rFonts w:ascii="Times New Roman" w:hAnsi="Times New Roman"/>
          <w:color w:val="auto"/>
        </w:rPr>
        <w:t xml:space="preserve">, с другой стороны, (далее - Стороны), на основании протокола о результатах аукциона </w:t>
      </w:r>
      <w:r w:rsidRPr="00BE26B5">
        <w:rPr>
          <w:color w:val="auto"/>
        </w:rPr>
        <w:t xml:space="preserve">№47-СбГО-249/2023 </w:t>
      </w:r>
      <w:r w:rsidRPr="00BE26B5">
        <w:rPr>
          <w:rFonts w:ascii="Times New Roman" w:hAnsi="Times New Roman"/>
          <w:color w:val="auto"/>
        </w:rPr>
        <w:t xml:space="preserve">по продаже земельного участка площадью </w:t>
      </w:r>
      <w:r w:rsidR="007870D7">
        <w:rPr>
          <w:rFonts w:ascii="Times New Roman" w:hAnsi="Times New Roman" w:cs="Times New Roman"/>
          <w:color w:val="auto"/>
        </w:rPr>
        <w:t>85</w:t>
      </w:r>
      <w:r w:rsidRPr="00BE26B5">
        <w:rPr>
          <w:rFonts w:ascii="Times New Roman" w:hAnsi="Times New Roman" w:cs="Times New Roman"/>
          <w:color w:val="auto"/>
        </w:rPr>
        <w:t xml:space="preserve"> кв.м., кадастровый номер: </w:t>
      </w:r>
      <w:r w:rsidRPr="00BE26B5">
        <w:rPr>
          <w:rFonts w:eastAsiaTheme="minorHAnsi"/>
          <w:lang w:eastAsia="en-US"/>
        </w:rPr>
        <w:t>47:15:0102002:463</w:t>
      </w:r>
      <w:r w:rsidRPr="00BE26B5">
        <w:rPr>
          <w:rFonts w:ascii="Times New Roman" w:hAnsi="Times New Roman"/>
          <w:color w:val="auto"/>
        </w:rPr>
        <w:t xml:space="preserve"> (Приложение №1) заключили настоящий Договор (далее - Договор) о нижеследующем:</w:t>
      </w:r>
    </w:p>
    <w:p w14:paraId="22BC187F" w14:textId="77777777" w:rsidR="0092781F" w:rsidRPr="00BE26B5" w:rsidRDefault="0092781F" w:rsidP="0092781F">
      <w:pPr>
        <w:pStyle w:val="NormalA"/>
        <w:tabs>
          <w:tab w:val="clear" w:pos="90"/>
        </w:tabs>
        <w:ind w:firstLine="709"/>
        <w:rPr>
          <w:b/>
          <w:color w:val="auto"/>
        </w:rPr>
      </w:pPr>
    </w:p>
    <w:p w14:paraId="25047F14" w14:textId="77777777" w:rsidR="0092781F" w:rsidRPr="00BE26B5" w:rsidRDefault="0092781F" w:rsidP="0092781F">
      <w:pPr>
        <w:pStyle w:val="12"/>
        <w:widowControl/>
        <w:tabs>
          <w:tab w:val="left" w:pos="8931"/>
        </w:tabs>
        <w:jc w:val="center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1. Предмет договора</w:t>
      </w:r>
    </w:p>
    <w:p w14:paraId="388BEBEC" w14:textId="77777777" w:rsidR="0092781F" w:rsidRPr="00BE26B5" w:rsidRDefault="0092781F" w:rsidP="0092781F">
      <w:pPr>
        <w:pStyle w:val="ConsPlusNonformat"/>
        <w:numPr>
          <w:ilvl w:val="1"/>
          <w:numId w:val="2"/>
        </w:numPr>
        <w:ind w:left="0" w:firstLine="720"/>
        <w:rPr>
          <w:rFonts w:ascii="Times New Roman" w:hAnsi="Times New Roman" w:cs="Times New Roman"/>
          <w:sz w:val="24"/>
          <w:szCs w:val="24"/>
        </w:rPr>
      </w:pPr>
      <w:r w:rsidRPr="00BE26B5">
        <w:rPr>
          <w:rFonts w:ascii="Times New Roman" w:hAnsi="Times New Roman" w:cs="Times New Roman"/>
          <w:sz w:val="24"/>
          <w:szCs w:val="24"/>
        </w:rPr>
        <w:t>Продавец обязуется передать в собственность за плату, а Покупатель обязуется принять и оплатить по цене и на условиях Договора земельный участок для индивидуального жилищного строительства (далее – Участок):</w:t>
      </w:r>
    </w:p>
    <w:p w14:paraId="6AE6856A" w14:textId="1E159696" w:rsidR="0092781F" w:rsidRPr="00BE26B5" w:rsidRDefault="0092781F" w:rsidP="0092781F">
      <w:pPr>
        <w:pStyle w:val="11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  <w:lang w:eastAsia="ru-RU"/>
        </w:rPr>
      </w:pPr>
      <w:r w:rsidRPr="00BE26B5">
        <w:rPr>
          <w:rFonts w:ascii="Times New Roman" w:hAnsi="Times New Roman"/>
          <w:b/>
          <w:sz w:val="24"/>
          <w:szCs w:val="24"/>
        </w:rPr>
        <w:t>кадастровый номер:</w:t>
      </w:r>
      <w:r w:rsidRPr="00BE26B5">
        <w:rPr>
          <w:rFonts w:ascii="Times New Roman" w:hAnsi="Times New Roman"/>
          <w:sz w:val="24"/>
          <w:szCs w:val="24"/>
        </w:rPr>
        <w:t xml:space="preserve"> </w:t>
      </w:r>
      <w:r w:rsidR="007870D7" w:rsidRPr="007870D7">
        <w:rPr>
          <w:rFonts w:ascii="Times New Roman" w:hAnsi="Times New Roman"/>
          <w:sz w:val="24"/>
          <w:szCs w:val="24"/>
        </w:rPr>
        <w:t>61:46:0011203:3703</w:t>
      </w:r>
      <w:r w:rsidRPr="00BE26B5">
        <w:rPr>
          <w:rFonts w:ascii="Times New Roman" w:hAnsi="Times New Roman"/>
          <w:sz w:val="24"/>
          <w:szCs w:val="24"/>
          <w:lang w:eastAsia="ru-RU"/>
        </w:rPr>
        <w:t>;</w:t>
      </w:r>
    </w:p>
    <w:p w14:paraId="289914B1" w14:textId="08D5136D" w:rsidR="0092781F" w:rsidRPr="00BE26B5" w:rsidRDefault="0092781F" w:rsidP="0092781F">
      <w:pPr>
        <w:pStyle w:val="11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BE26B5">
        <w:rPr>
          <w:rFonts w:ascii="Times New Roman" w:hAnsi="Times New Roman"/>
          <w:b/>
          <w:sz w:val="24"/>
          <w:szCs w:val="24"/>
        </w:rPr>
        <w:t>площадь:</w:t>
      </w:r>
      <w:r w:rsidRPr="00BE26B5">
        <w:rPr>
          <w:rFonts w:ascii="Times New Roman" w:hAnsi="Times New Roman"/>
          <w:sz w:val="24"/>
          <w:szCs w:val="24"/>
        </w:rPr>
        <w:t xml:space="preserve"> </w:t>
      </w:r>
      <w:r w:rsidR="00262468">
        <w:rPr>
          <w:rFonts w:ascii="Times New Roman" w:hAnsi="Times New Roman"/>
          <w:sz w:val="24"/>
          <w:szCs w:val="24"/>
        </w:rPr>
        <w:t>85</w:t>
      </w:r>
      <w:r w:rsidRPr="00BE26B5">
        <w:rPr>
          <w:rFonts w:ascii="Times New Roman" w:hAnsi="Times New Roman"/>
          <w:sz w:val="24"/>
          <w:szCs w:val="24"/>
          <w:lang w:eastAsia="ru-RU"/>
        </w:rPr>
        <w:t xml:space="preserve"> (</w:t>
      </w:r>
      <w:r w:rsidR="007870D7">
        <w:rPr>
          <w:rFonts w:ascii="Times New Roman" w:hAnsi="Times New Roman"/>
          <w:sz w:val="24"/>
          <w:szCs w:val="24"/>
          <w:lang w:eastAsia="ru-RU"/>
        </w:rPr>
        <w:t>Восемьдесят пять</w:t>
      </w:r>
      <w:r w:rsidRPr="00BE26B5">
        <w:rPr>
          <w:rFonts w:ascii="Times New Roman" w:hAnsi="Times New Roman"/>
          <w:sz w:val="24"/>
          <w:szCs w:val="24"/>
          <w:lang w:eastAsia="ru-RU"/>
        </w:rPr>
        <w:t>) кв.м.;</w:t>
      </w:r>
    </w:p>
    <w:p w14:paraId="13BB9468" w14:textId="46292EA7" w:rsidR="0092781F" w:rsidRPr="00BE26B5" w:rsidRDefault="0092781F" w:rsidP="0092781F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autoSpaceDE w:val="0"/>
        <w:autoSpaceDN w:val="0"/>
        <w:adjustRightInd w:val="0"/>
        <w:ind w:left="0" w:firstLine="426"/>
        <w:rPr>
          <w:sz w:val="24"/>
          <w:szCs w:val="24"/>
        </w:rPr>
      </w:pPr>
      <w:r w:rsidRPr="00BE26B5">
        <w:rPr>
          <w:b/>
          <w:sz w:val="24"/>
          <w:szCs w:val="24"/>
        </w:rPr>
        <w:t>адрес:</w:t>
      </w:r>
      <w:r w:rsidRPr="00BE26B5">
        <w:rPr>
          <w:sz w:val="24"/>
          <w:szCs w:val="24"/>
        </w:rPr>
        <w:t xml:space="preserve"> Российская Федерация, </w:t>
      </w:r>
      <w:r w:rsidR="007870D7">
        <w:rPr>
          <w:sz w:val="24"/>
          <w:szCs w:val="24"/>
        </w:rPr>
        <w:t>Ростов</w:t>
      </w:r>
      <w:r w:rsidRPr="00BE26B5">
        <w:rPr>
          <w:sz w:val="24"/>
          <w:szCs w:val="24"/>
        </w:rPr>
        <w:t xml:space="preserve">ская область, г. </w:t>
      </w:r>
      <w:proofErr w:type="spellStart"/>
      <w:r w:rsidR="007870D7">
        <w:rPr>
          <w:sz w:val="24"/>
          <w:szCs w:val="24"/>
        </w:rPr>
        <w:t>Ростов</w:t>
      </w:r>
      <w:proofErr w:type="spellEnd"/>
      <w:r w:rsidR="007870D7">
        <w:rPr>
          <w:sz w:val="24"/>
          <w:szCs w:val="24"/>
        </w:rPr>
        <w:t>-на-Дону</w:t>
      </w:r>
      <w:r w:rsidRPr="00BE26B5">
        <w:rPr>
          <w:sz w:val="24"/>
          <w:szCs w:val="24"/>
        </w:rPr>
        <w:t xml:space="preserve">, </w:t>
      </w:r>
      <w:r w:rsidR="007870D7">
        <w:rPr>
          <w:sz w:val="24"/>
          <w:szCs w:val="24"/>
        </w:rPr>
        <w:t>пр</w:t>
      </w:r>
      <w:r w:rsidRPr="00BE26B5">
        <w:rPr>
          <w:sz w:val="24"/>
          <w:szCs w:val="24"/>
        </w:rPr>
        <w:t xml:space="preserve">. </w:t>
      </w:r>
      <w:r w:rsidR="007870D7">
        <w:rPr>
          <w:sz w:val="24"/>
          <w:szCs w:val="24"/>
        </w:rPr>
        <w:t>Ленина</w:t>
      </w:r>
      <w:r w:rsidRPr="00BE26B5">
        <w:rPr>
          <w:sz w:val="24"/>
          <w:szCs w:val="24"/>
        </w:rPr>
        <w:t xml:space="preserve">, </w:t>
      </w:r>
      <w:r w:rsidR="007870D7">
        <w:rPr>
          <w:sz w:val="24"/>
          <w:szCs w:val="24"/>
        </w:rPr>
        <w:t>д. 10</w:t>
      </w:r>
      <w:r w:rsidRPr="00BE26B5">
        <w:rPr>
          <w:sz w:val="24"/>
          <w:szCs w:val="24"/>
        </w:rPr>
        <w:t>;</w:t>
      </w:r>
    </w:p>
    <w:p w14:paraId="1E3925E9" w14:textId="77777777" w:rsidR="0092781F" w:rsidRPr="00BE26B5" w:rsidRDefault="0092781F" w:rsidP="0092781F">
      <w:pPr>
        <w:pStyle w:val="2"/>
        <w:numPr>
          <w:ilvl w:val="0"/>
          <w:numId w:val="1"/>
        </w:numPr>
        <w:spacing w:after="0" w:line="240" w:lineRule="auto"/>
        <w:ind w:left="0" w:firstLine="426"/>
        <w:rPr>
          <w:sz w:val="24"/>
          <w:szCs w:val="24"/>
        </w:rPr>
      </w:pPr>
      <w:r w:rsidRPr="00BE26B5">
        <w:rPr>
          <w:b/>
          <w:sz w:val="24"/>
          <w:szCs w:val="24"/>
        </w:rPr>
        <w:t>сведения о правах:</w:t>
      </w:r>
      <w:r w:rsidRPr="00BE26B5">
        <w:rPr>
          <w:sz w:val="24"/>
          <w:szCs w:val="24"/>
        </w:rPr>
        <w:t xml:space="preserve"> государственная собственность до разграничения государственной собственности на землю;</w:t>
      </w:r>
    </w:p>
    <w:p w14:paraId="1170241A" w14:textId="77777777" w:rsidR="0092781F" w:rsidRPr="00BE26B5" w:rsidRDefault="0092781F" w:rsidP="0092781F">
      <w:pPr>
        <w:pStyle w:val="11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BE26B5">
        <w:rPr>
          <w:rFonts w:ascii="Times New Roman" w:hAnsi="Times New Roman"/>
          <w:b/>
          <w:sz w:val="24"/>
          <w:szCs w:val="24"/>
        </w:rPr>
        <w:t>категория земель:</w:t>
      </w:r>
      <w:r w:rsidRPr="00BE26B5">
        <w:rPr>
          <w:rFonts w:ascii="Times New Roman" w:hAnsi="Times New Roman"/>
          <w:sz w:val="24"/>
          <w:szCs w:val="24"/>
        </w:rPr>
        <w:t xml:space="preserve"> земли населённых пунктов;</w:t>
      </w:r>
    </w:p>
    <w:p w14:paraId="1625C5BA" w14:textId="236606BD" w:rsidR="0092781F" w:rsidRPr="00BE26B5" w:rsidRDefault="0092781F" w:rsidP="0092781F">
      <w:pPr>
        <w:pStyle w:val="ConsPlusNonformat"/>
        <w:numPr>
          <w:ilvl w:val="0"/>
          <w:numId w:val="3"/>
        </w:numPr>
        <w:tabs>
          <w:tab w:val="clear" w:pos="720"/>
          <w:tab w:val="num" w:pos="0"/>
          <w:tab w:val="num" w:pos="360"/>
        </w:tabs>
        <w:ind w:left="0" w:firstLine="360"/>
        <w:rPr>
          <w:rFonts w:ascii="Times New Roman" w:hAnsi="Times New Roman" w:cs="Times New Roman"/>
          <w:sz w:val="24"/>
          <w:szCs w:val="24"/>
        </w:rPr>
      </w:pPr>
      <w:r w:rsidRPr="00BE26B5">
        <w:rPr>
          <w:rFonts w:ascii="Times New Roman" w:hAnsi="Times New Roman" w:cs="Times New Roman"/>
          <w:b/>
          <w:sz w:val="24"/>
          <w:szCs w:val="24"/>
        </w:rPr>
        <w:t>вид разрешенного использования земельного участка:</w:t>
      </w:r>
      <w:r w:rsidRPr="00BE26B5">
        <w:rPr>
          <w:rFonts w:ascii="Times New Roman" w:hAnsi="Times New Roman" w:cs="Times New Roman"/>
          <w:sz w:val="24"/>
          <w:szCs w:val="24"/>
        </w:rPr>
        <w:t xml:space="preserve"> для индивидуального жилищного строительства;</w:t>
      </w:r>
    </w:p>
    <w:p w14:paraId="421F2099" w14:textId="77777777" w:rsidR="0092781F" w:rsidRPr="00BE26B5" w:rsidRDefault="0092781F" w:rsidP="0092781F">
      <w:pPr>
        <w:pStyle w:val="ConsPlusNonformat"/>
        <w:ind w:firstLine="708"/>
        <w:rPr>
          <w:rFonts w:ascii="Times New Roman" w:hAnsi="Times New Roman" w:cs="Times New Roman"/>
          <w:sz w:val="24"/>
          <w:szCs w:val="24"/>
        </w:rPr>
      </w:pPr>
      <w:r w:rsidRPr="00BE26B5">
        <w:rPr>
          <w:rFonts w:ascii="Times New Roman" w:hAnsi="Times New Roman" w:cs="Times New Roman"/>
          <w:sz w:val="24"/>
          <w:szCs w:val="24"/>
        </w:rPr>
        <w:t>Режим использования Участка определяется в соответствии с градостроительным регламентом территориальной зоны Ж-4 (зона застройки индивидуальными жилыми домами).</w:t>
      </w:r>
    </w:p>
    <w:p w14:paraId="231FE682" w14:textId="2640318C" w:rsidR="0092781F" w:rsidRPr="00D12B0E" w:rsidRDefault="0092781F" w:rsidP="00D12B0E">
      <w:pPr>
        <w:ind w:firstLine="709"/>
        <w:rPr>
          <w:sz w:val="24"/>
          <w:szCs w:val="24"/>
        </w:rPr>
      </w:pPr>
      <w:r w:rsidRPr="00BE26B5">
        <w:rPr>
          <w:sz w:val="24"/>
          <w:szCs w:val="24"/>
        </w:rPr>
        <w:t>Сведения об ограничениях использования земельного участка:</w:t>
      </w:r>
      <w:r w:rsidR="00D12B0E">
        <w:rPr>
          <w:sz w:val="24"/>
          <w:szCs w:val="24"/>
        </w:rPr>
        <w:t xml:space="preserve"> отсутствуют.</w:t>
      </w:r>
    </w:p>
    <w:p w14:paraId="7C711E6A" w14:textId="77777777" w:rsidR="0092781F" w:rsidRPr="00BE26B5" w:rsidRDefault="0092781F" w:rsidP="0092781F">
      <w:pPr>
        <w:pStyle w:val="12"/>
        <w:widowControl/>
        <w:jc w:val="center"/>
        <w:rPr>
          <w:b/>
          <w:sz w:val="24"/>
          <w:szCs w:val="24"/>
        </w:rPr>
      </w:pPr>
    </w:p>
    <w:p w14:paraId="1AA8C651" w14:textId="77777777" w:rsidR="0092781F" w:rsidRPr="00BE26B5" w:rsidRDefault="0092781F" w:rsidP="0092781F">
      <w:pPr>
        <w:pStyle w:val="12"/>
        <w:widowControl/>
        <w:jc w:val="center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2. Плата по договору и порядок расчётов</w:t>
      </w:r>
    </w:p>
    <w:p w14:paraId="65882524" w14:textId="37AB5EFA" w:rsidR="0092781F" w:rsidRPr="00BE26B5" w:rsidRDefault="0092781F" w:rsidP="0092781F">
      <w:pPr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 xml:space="preserve">2.1. Установленная по результатам аукциона цена продажи Участка составила </w:t>
      </w:r>
      <w:r w:rsidR="007870D7" w:rsidRPr="007870D7">
        <w:rPr>
          <w:sz w:val="24"/>
          <w:szCs w:val="24"/>
        </w:rPr>
        <w:t>8141451</w:t>
      </w:r>
      <w:r w:rsidR="007870D7" w:rsidRPr="007870D7">
        <w:rPr>
          <w:sz w:val="24"/>
          <w:szCs w:val="24"/>
        </w:rPr>
        <w:t xml:space="preserve"> </w:t>
      </w:r>
      <w:r w:rsidRPr="00BE26B5">
        <w:rPr>
          <w:sz w:val="24"/>
          <w:szCs w:val="24"/>
        </w:rPr>
        <w:t>(</w:t>
      </w:r>
      <w:r w:rsidR="007870D7" w:rsidRPr="007870D7">
        <w:rPr>
          <w:sz w:val="24"/>
          <w:szCs w:val="24"/>
        </w:rPr>
        <w:t>восемь миллионов сто сорок одна тысяча четыреста пятьдесят один целая</w:t>
      </w:r>
      <w:r w:rsidRPr="00BE26B5">
        <w:rPr>
          <w:sz w:val="24"/>
          <w:szCs w:val="24"/>
        </w:rPr>
        <w:t>)</w:t>
      </w:r>
      <w:r w:rsidRPr="00BE26B5">
        <w:rPr>
          <w:b/>
          <w:sz w:val="24"/>
        </w:rPr>
        <w:t xml:space="preserve"> рублей </w:t>
      </w:r>
      <w:r w:rsidR="007870D7">
        <w:rPr>
          <w:sz w:val="24"/>
          <w:szCs w:val="24"/>
        </w:rPr>
        <w:t>60</w:t>
      </w:r>
      <w:r w:rsidRPr="00BE26B5">
        <w:rPr>
          <w:b/>
          <w:sz w:val="24"/>
        </w:rPr>
        <w:t xml:space="preserve"> копеек</w:t>
      </w:r>
      <w:r w:rsidRPr="00BE26B5">
        <w:rPr>
          <w:sz w:val="24"/>
          <w:szCs w:val="24"/>
        </w:rPr>
        <w:t xml:space="preserve"> (НДС не облагается).</w:t>
      </w:r>
    </w:p>
    <w:p w14:paraId="09992185" w14:textId="77777777" w:rsidR="0092781F" w:rsidRPr="00BE26B5" w:rsidRDefault="0092781F" w:rsidP="007870D7">
      <w:pPr>
        <w:pStyle w:val="2"/>
        <w:spacing w:after="0" w:line="240" w:lineRule="auto"/>
        <w:ind w:left="0"/>
        <w:rPr>
          <w:sz w:val="24"/>
          <w:szCs w:val="24"/>
        </w:rPr>
      </w:pPr>
    </w:p>
    <w:p w14:paraId="52A79520" w14:textId="77777777" w:rsidR="0092781F" w:rsidRPr="00BE26B5" w:rsidRDefault="0092781F" w:rsidP="0092781F">
      <w:pPr>
        <w:jc w:val="center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3. Права и обязанности сторон</w:t>
      </w:r>
    </w:p>
    <w:p w14:paraId="0210D41B" w14:textId="77777777" w:rsidR="0092781F" w:rsidRPr="00BE26B5" w:rsidRDefault="0092781F" w:rsidP="0092781F">
      <w:pPr>
        <w:ind w:firstLine="567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3.1.</w:t>
      </w:r>
      <w:r w:rsidRPr="00BE26B5">
        <w:rPr>
          <w:sz w:val="24"/>
          <w:szCs w:val="24"/>
        </w:rPr>
        <w:t xml:space="preserve"> </w:t>
      </w:r>
      <w:r w:rsidRPr="00BE26B5">
        <w:rPr>
          <w:b/>
          <w:sz w:val="24"/>
          <w:szCs w:val="24"/>
        </w:rPr>
        <w:t>Продавец обязуется:</w:t>
      </w:r>
    </w:p>
    <w:p w14:paraId="5AA5BD5D" w14:textId="77777777" w:rsidR="0092781F" w:rsidRPr="00BE26B5" w:rsidRDefault="0092781F" w:rsidP="0092781F">
      <w:pPr>
        <w:keepNext/>
        <w:ind w:firstLine="567"/>
        <w:outlineLvl w:val="0"/>
        <w:rPr>
          <w:sz w:val="24"/>
          <w:szCs w:val="24"/>
        </w:rPr>
      </w:pPr>
      <w:r w:rsidRPr="00BE26B5">
        <w:rPr>
          <w:sz w:val="24"/>
          <w:szCs w:val="24"/>
        </w:rPr>
        <w:t xml:space="preserve">3.1.1. Передать Участок Покупателю в соответствии с целями использования (пункт 1.1), не позднее 5 (пяти) дней после исполнения Покупателем обязательств по оплате в соответствии с пунктом 2.3 Договора по Акту приёма-передачи земельного участка и межевых знаков (далее – Акт приёма-передачи) </w:t>
      </w:r>
      <w:r w:rsidRPr="00BE26B5">
        <w:rPr>
          <w:i/>
          <w:sz w:val="24"/>
          <w:szCs w:val="24"/>
        </w:rPr>
        <w:t>(Приложение №2)</w:t>
      </w:r>
      <w:r w:rsidRPr="00BE26B5">
        <w:rPr>
          <w:sz w:val="24"/>
          <w:szCs w:val="24"/>
        </w:rPr>
        <w:t>.</w:t>
      </w:r>
    </w:p>
    <w:p w14:paraId="235E836A" w14:textId="77777777" w:rsidR="0092781F" w:rsidRPr="00BE26B5" w:rsidRDefault="0092781F" w:rsidP="0092781F">
      <w:pPr>
        <w:ind w:firstLine="567"/>
        <w:rPr>
          <w:b/>
          <w:sz w:val="24"/>
          <w:szCs w:val="24"/>
        </w:rPr>
      </w:pPr>
      <w:r w:rsidRPr="00BE26B5">
        <w:rPr>
          <w:sz w:val="24"/>
          <w:szCs w:val="24"/>
        </w:rPr>
        <w:t>3.1.2. С момента подписания Договора и до момента регистрации права собственности на Участок не распоряжаться Участком без согласия Покупателя.</w:t>
      </w:r>
    </w:p>
    <w:p w14:paraId="7BE42FD4" w14:textId="77777777" w:rsidR="0092781F" w:rsidRPr="00BE26B5" w:rsidRDefault="0092781F" w:rsidP="0092781F">
      <w:pPr>
        <w:ind w:firstLine="567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 xml:space="preserve">3.2. Покупатель обязуется: </w:t>
      </w:r>
    </w:p>
    <w:p w14:paraId="6BA9A293" w14:textId="0180098D" w:rsidR="0092781F" w:rsidRPr="00BE26B5" w:rsidRDefault="0092781F" w:rsidP="0092781F">
      <w:pPr>
        <w:keepNext/>
        <w:tabs>
          <w:tab w:val="left" w:pos="1276"/>
        </w:tabs>
        <w:ind w:firstLine="567"/>
        <w:outlineLvl w:val="0"/>
        <w:rPr>
          <w:sz w:val="24"/>
          <w:szCs w:val="24"/>
        </w:rPr>
      </w:pPr>
      <w:r w:rsidRPr="00BE26B5">
        <w:rPr>
          <w:sz w:val="24"/>
          <w:szCs w:val="24"/>
        </w:rPr>
        <w:t>3.2</w:t>
      </w:r>
      <w:r w:rsidR="007870D7">
        <w:rPr>
          <w:sz w:val="24"/>
          <w:szCs w:val="24"/>
        </w:rPr>
        <w:t>.1</w:t>
      </w:r>
      <w:r w:rsidRPr="00BE26B5">
        <w:rPr>
          <w:sz w:val="24"/>
          <w:szCs w:val="24"/>
        </w:rPr>
        <w:t>.</w:t>
      </w:r>
      <w:r w:rsidRPr="00BE26B5">
        <w:rPr>
          <w:sz w:val="24"/>
          <w:szCs w:val="24"/>
        </w:rPr>
        <w:tab/>
        <w:t>Выполнять требования, вытекающие из установленных в соответствии с законодательством ограничений прав на использование Участка, обременений и сервитутов.</w:t>
      </w:r>
    </w:p>
    <w:p w14:paraId="65CEE44D" w14:textId="65C848B3" w:rsidR="0092781F" w:rsidRPr="00BE26B5" w:rsidRDefault="0092781F" w:rsidP="0092781F">
      <w:pPr>
        <w:pStyle w:val="2"/>
        <w:tabs>
          <w:tab w:val="left" w:pos="1276"/>
        </w:tabs>
        <w:spacing w:after="0" w:line="240" w:lineRule="auto"/>
        <w:ind w:left="0" w:firstLine="567"/>
        <w:rPr>
          <w:sz w:val="24"/>
          <w:szCs w:val="24"/>
        </w:rPr>
      </w:pPr>
      <w:r w:rsidRPr="00BE26B5">
        <w:rPr>
          <w:sz w:val="24"/>
          <w:szCs w:val="24"/>
        </w:rPr>
        <w:t>3.2.</w:t>
      </w:r>
      <w:r w:rsidR="007870D7">
        <w:rPr>
          <w:sz w:val="24"/>
          <w:szCs w:val="24"/>
        </w:rPr>
        <w:t>2</w:t>
      </w:r>
      <w:r w:rsidRPr="00BE26B5">
        <w:rPr>
          <w:sz w:val="24"/>
          <w:szCs w:val="24"/>
        </w:rPr>
        <w:t>.</w:t>
      </w:r>
      <w:r w:rsidRPr="00BE26B5">
        <w:rPr>
          <w:sz w:val="24"/>
          <w:szCs w:val="24"/>
        </w:rPr>
        <w:tab/>
        <w:t>Не допускать действий, приводящих к ухудшению качественных характеристик и экологической обстановки на Участке, а также выполнять работы по благоустройству территории.</w:t>
      </w:r>
    </w:p>
    <w:p w14:paraId="4D194466" w14:textId="5FD678C2" w:rsidR="0092781F" w:rsidRPr="00BE26B5" w:rsidRDefault="0092781F" w:rsidP="0092781F">
      <w:pPr>
        <w:pStyle w:val="2"/>
        <w:spacing w:after="0" w:line="240" w:lineRule="auto"/>
        <w:ind w:left="0" w:firstLine="567"/>
        <w:rPr>
          <w:sz w:val="24"/>
          <w:szCs w:val="24"/>
        </w:rPr>
      </w:pPr>
      <w:r w:rsidRPr="00BE26B5">
        <w:rPr>
          <w:sz w:val="24"/>
          <w:szCs w:val="24"/>
        </w:rPr>
        <w:t>3.2.</w:t>
      </w:r>
      <w:r w:rsidR="007870D7">
        <w:rPr>
          <w:sz w:val="24"/>
          <w:szCs w:val="24"/>
        </w:rPr>
        <w:t>3</w:t>
      </w:r>
      <w:r w:rsidRPr="00BE26B5">
        <w:rPr>
          <w:sz w:val="24"/>
          <w:szCs w:val="24"/>
        </w:rPr>
        <w:t>. Не нарушать права других землепользователей.</w:t>
      </w:r>
    </w:p>
    <w:p w14:paraId="5D61E282" w14:textId="556B2EA4" w:rsidR="0092781F" w:rsidRPr="00BE26B5" w:rsidRDefault="0092781F" w:rsidP="0092781F">
      <w:pPr>
        <w:pStyle w:val="2"/>
        <w:spacing w:after="0" w:line="240" w:lineRule="auto"/>
        <w:ind w:left="0" w:firstLine="567"/>
        <w:rPr>
          <w:sz w:val="24"/>
          <w:szCs w:val="24"/>
        </w:rPr>
      </w:pPr>
      <w:r w:rsidRPr="00BE26B5">
        <w:rPr>
          <w:sz w:val="24"/>
          <w:szCs w:val="24"/>
        </w:rPr>
        <w:lastRenderedPageBreak/>
        <w:t>3.2.</w:t>
      </w:r>
      <w:r w:rsidR="007870D7">
        <w:rPr>
          <w:sz w:val="24"/>
          <w:szCs w:val="24"/>
        </w:rPr>
        <w:t>4</w:t>
      </w:r>
      <w:r w:rsidRPr="00BE26B5">
        <w:rPr>
          <w:sz w:val="24"/>
          <w:szCs w:val="24"/>
        </w:rPr>
        <w:t>. Сохранять межевые, геодезические и другие специальные знаки, установленные на земельном участке в соответствии с действующим законодательством Российской Федерации.</w:t>
      </w:r>
    </w:p>
    <w:p w14:paraId="0F3B6CD2" w14:textId="0C7EB4D6" w:rsidR="0092781F" w:rsidRPr="00BE26B5" w:rsidRDefault="0092781F" w:rsidP="0092781F">
      <w:pPr>
        <w:pStyle w:val="a3"/>
        <w:tabs>
          <w:tab w:val="left" w:pos="9214"/>
        </w:tabs>
        <w:ind w:firstLine="567"/>
        <w:rPr>
          <w:szCs w:val="24"/>
        </w:rPr>
      </w:pPr>
      <w:r w:rsidRPr="00BE26B5">
        <w:rPr>
          <w:szCs w:val="24"/>
        </w:rPr>
        <w:t>3.2.</w:t>
      </w:r>
      <w:r w:rsidR="007870D7">
        <w:rPr>
          <w:szCs w:val="24"/>
        </w:rPr>
        <w:t>5</w:t>
      </w:r>
      <w:r w:rsidRPr="00BE26B5">
        <w:rPr>
          <w:szCs w:val="24"/>
        </w:rPr>
        <w:t>. Принять Участок по Акту приёма-передачи в сроки, предусмотренные пунктом 3.1.1 Договора.</w:t>
      </w:r>
    </w:p>
    <w:p w14:paraId="75CA74B9" w14:textId="77777777" w:rsidR="0092781F" w:rsidRPr="00BE26B5" w:rsidRDefault="0092781F" w:rsidP="0092781F">
      <w:pPr>
        <w:pStyle w:val="a3"/>
        <w:tabs>
          <w:tab w:val="left" w:pos="9214"/>
        </w:tabs>
        <w:ind w:firstLine="708"/>
        <w:rPr>
          <w:szCs w:val="24"/>
        </w:rPr>
      </w:pPr>
    </w:p>
    <w:p w14:paraId="72ECE580" w14:textId="77777777" w:rsidR="0092781F" w:rsidRPr="00BE26B5" w:rsidRDefault="0092781F" w:rsidP="0092781F">
      <w:pPr>
        <w:pStyle w:val="21"/>
        <w:jc w:val="center"/>
        <w:rPr>
          <w:sz w:val="24"/>
          <w:szCs w:val="24"/>
        </w:rPr>
      </w:pPr>
      <w:r w:rsidRPr="00BE26B5">
        <w:rPr>
          <w:b/>
          <w:sz w:val="24"/>
          <w:szCs w:val="24"/>
        </w:rPr>
        <w:t>4. Возникновение права собственности</w:t>
      </w:r>
    </w:p>
    <w:p w14:paraId="052D48EE" w14:textId="77777777" w:rsidR="0092781F" w:rsidRPr="00BE26B5" w:rsidRDefault="0092781F" w:rsidP="0092781F">
      <w:pPr>
        <w:pStyle w:val="21"/>
        <w:tabs>
          <w:tab w:val="left" w:pos="1134"/>
          <w:tab w:val="left" w:pos="1276"/>
        </w:tabs>
        <w:ind w:firstLine="567"/>
        <w:jc w:val="both"/>
        <w:rPr>
          <w:sz w:val="24"/>
          <w:szCs w:val="24"/>
        </w:rPr>
      </w:pPr>
      <w:r w:rsidRPr="00BE26B5">
        <w:rPr>
          <w:sz w:val="24"/>
          <w:szCs w:val="24"/>
        </w:rPr>
        <w:t>4.1.</w:t>
      </w:r>
      <w:r w:rsidRPr="00BE26B5">
        <w:rPr>
          <w:sz w:val="24"/>
          <w:szCs w:val="24"/>
        </w:rPr>
        <w:tab/>
        <w:t>Право собственности на Участок переходит к Покупателю с момента регистрации права собственности в Едином государственном реестре недвижимости органом регистрации прав.</w:t>
      </w:r>
    </w:p>
    <w:p w14:paraId="35537574" w14:textId="77777777" w:rsidR="0092781F" w:rsidRPr="00BE26B5" w:rsidRDefault="0092781F" w:rsidP="0092781F">
      <w:pPr>
        <w:keepNext/>
        <w:tabs>
          <w:tab w:val="left" w:pos="1276"/>
        </w:tabs>
        <w:ind w:firstLine="567"/>
        <w:outlineLvl w:val="0"/>
        <w:rPr>
          <w:sz w:val="24"/>
          <w:szCs w:val="24"/>
        </w:rPr>
      </w:pPr>
      <w:r w:rsidRPr="00BE26B5">
        <w:rPr>
          <w:sz w:val="24"/>
          <w:szCs w:val="24"/>
        </w:rPr>
        <w:t>4.2.</w:t>
      </w:r>
      <w:r w:rsidRPr="00BE26B5">
        <w:rPr>
          <w:sz w:val="24"/>
          <w:szCs w:val="24"/>
        </w:rPr>
        <w:tab/>
        <w:t>Переход права собственности к Покупателю подлежит государственной регистрации только после полной оплаты цены продажи Участка в размерах, указанных в пункте 2.3, а в случае нарушения условий пункта 2.3 Договора – полной оплаты пени, предусмотренных пунктом 5.3 Договора, за каждый день просрочки.</w:t>
      </w:r>
    </w:p>
    <w:p w14:paraId="5DCDB64F" w14:textId="77777777" w:rsidR="0092781F" w:rsidRPr="00BE26B5" w:rsidRDefault="0092781F" w:rsidP="0092781F">
      <w:pPr>
        <w:jc w:val="center"/>
        <w:rPr>
          <w:sz w:val="24"/>
          <w:szCs w:val="24"/>
        </w:rPr>
      </w:pPr>
    </w:p>
    <w:p w14:paraId="37D7E65E" w14:textId="77777777" w:rsidR="0092781F" w:rsidRPr="00BE26B5" w:rsidRDefault="0092781F" w:rsidP="0092781F">
      <w:pPr>
        <w:pStyle w:val="21"/>
        <w:jc w:val="center"/>
        <w:rPr>
          <w:sz w:val="24"/>
          <w:szCs w:val="24"/>
        </w:rPr>
      </w:pPr>
      <w:r w:rsidRPr="00BE26B5">
        <w:rPr>
          <w:b/>
          <w:sz w:val="24"/>
          <w:szCs w:val="24"/>
        </w:rPr>
        <w:t>5. Ответственность сторон</w:t>
      </w:r>
    </w:p>
    <w:p w14:paraId="70AD6CAD" w14:textId="77777777" w:rsidR="0092781F" w:rsidRPr="00BE26B5" w:rsidRDefault="0092781F" w:rsidP="0092781F">
      <w:pPr>
        <w:tabs>
          <w:tab w:val="left" w:pos="993"/>
        </w:tabs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>5.1.</w:t>
      </w:r>
      <w:r w:rsidRPr="00BE26B5">
        <w:rPr>
          <w:sz w:val="24"/>
          <w:szCs w:val="24"/>
        </w:rPr>
        <w:tab/>
        <w:t>Стороны несут ответственность в порядке, предусмотренном действующим законодательством, за предоставление ложной информации, за не предоставление информации, которая им была известна, либо которая должна была быть известна, и имевшей существенное значение для заключения Договора.</w:t>
      </w:r>
    </w:p>
    <w:p w14:paraId="482F2275" w14:textId="77777777" w:rsidR="0092781F" w:rsidRPr="00BE26B5" w:rsidRDefault="0092781F" w:rsidP="0092781F">
      <w:pPr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>5.2. Продавец не отвечает за непригодность Участка к улучшению.</w:t>
      </w:r>
    </w:p>
    <w:p w14:paraId="5349B4D9" w14:textId="77777777" w:rsidR="0092781F" w:rsidRPr="00BE26B5" w:rsidRDefault="0092781F" w:rsidP="0092781F">
      <w:pPr>
        <w:tabs>
          <w:tab w:val="left" w:pos="540"/>
        </w:tabs>
        <w:rPr>
          <w:sz w:val="24"/>
          <w:szCs w:val="24"/>
        </w:rPr>
      </w:pPr>
      <w:r w:rsidRPr="00BE26B5">
        <w:rPr>
          <w:sz w:val="24"/>
          <w:szCs w:val="24"/>
        </w:rPr>
        <w:tab/>
        <w:t>5.3. В случае нарушения Покупателем срока оплаты оставшейся суммы цены продажи Участка, указанной в пункте 2.3 Договора по истечении срока, указанного в пункте 2.3 Договора, но не свыше 15 дней, Покупатель уплачивает пени в размере 1% от неуплаченной суммы цены продажи Участка за каждый день просрочки, путём перечисления денежных средств платёжным поручением на расчётный счёт, указанный в пункте 2.3 Договора.</w:t>
      </w:r>
    </w:p>
    <w:p w14:paraId="4DABDA93" w14:textId="77777777" w:rsidR="0092781F" w:rsidRPr="00BE26B5" w:rsidRDefault="0092781F" w:rsidP="0092781F">
      <w:pPr>
        <w:tabs>
          <w:tab w:val="left" w:pos="540"/>
        </w:tabs>
        <w:rPr>
          <w:sz w:val="24"/>
          <w:szCs w:val="24"/>
        </w:rPr>
      </w:pPr>
      <w:r w:rsidRPr="00BE26B5">
        <w:rPr>
          <w:sz w:val="24"/>
          <w:szCs w:val="24"/>
        </w:rPr>
        <w:tab/>
        <w:t>5.4. В случае просрочки Покупателем платежа, указанного в пункте 2.3 Договора, свыше 15 календарных дней Договор расторгается Продавцом в одностороннем порядке, о чём Продавец уведомляет Покупателя путём направления соответствующего письменного уведомления (вручение под роспись либо почтовым отправлением с уведомлением), и задаток Покупателю не возвращается. Оформление дополнительного соглашения о расторжении Договора в данном случае не требуется.</w:t>
      </w:r>
    </w:p>
    <w:p w14:paraId="54ED08E6" w14:textId="77777777" w:rsidR="0092781F" w:rsidRPr="00BE26B5" w:rsidRDefault="0092781F" w:rsidP="0092781F">
      <w:pPr>
        <w:tabs>
          <w:tab w:val="left" w:pos="540"/>
        </w:tabs>
        <w:rPr>
          <w:sz w:val="24"/>
          <w:szCs w:val="24"/>
        </w:rPr>
      </w:pPr>
      <w:r w:rsidRPr="00BE26B5">
        <w:rPr>
          <w:sz w:val="24"/>
          <w:szCs w:val="24"/>
        </w:rPr>
        <w:tab/>
        <w:t>Договор считается расторгнутым с даты вручения Покупателем данного уведомления под роспись или с момента получения Продавцом почтового уведомления.</w:t>
      </w:r>
    </w:p>
    <w:p w14:paraId="247B550B" w14:textId="77777777" w:rsidR="0092781F" w:rsidRPr="00BE26B5" w:rsidRDefault="0092781F" w:rsidP="0092781F">
      <w:pPr>
        <w:tabs>
          <w:tab w:val="left" w:pos="540"/>
        </w:tabs>
        <w:rPr>
          <w:sz w:val="24"/>
          <w:szCs w:val="24"/>
        </w:rPr>
      </w:pPr>
      <w:r w:rsidRPr="00BE26B5">
        <w:rPr>
          <w:sz w:val="24"/>
          <w:szCs w:val="24"/>
        </w:rPr>
        <w:tab/>
        <w:t>5.5. Меры ответственности Сторон, не предусмотренные в Договоре, применяются в соответствии с нормами гражданского законодательства, действующего на территории Российской Федерации.</w:t>
      </w:r>
    </w:p>
    <w:p w14:paraId="2A7A59A5" w14:textId="77777777" w:rsidR="0092781F" w:rsidRPr="00BE26B5" w:rsidRDefault="0092781F" w:rsidP="0092781F">
      <w:pPr>
        <w:tabs>
          <w:tab w:val="left" w:pos="540"/>
        </w:tabs>
        <w:rPr>
          <w:sz w:val="24"/>
          <w:szCs w:val="24"/>
        </w:rPr>
      </w:pPr>
      <w:r w:rsidRPr="00BE26B5">
        <w:rPr>
          <w:sz w:val="24"/>
          <w:szCs w:val="24"/>
        </w:rPr>
        <w:tab/>
        <w:t>5.6. Расторжение Договора не освобождает Покупателя от уплаты неустойки, предусмотренной пунктом 5.3 Договора.</w:t>
      </w:r>
    </w:p>
    <w:p w14:paraId="32CDCFD5" w14:textId="77777777" w:rsidR="0092781F" w:rsidRPr="00BE26B5" w:rsidRDefault="0092781F" w:rsidP="0092781F">
      <w:pPr>
        <w:jc w:val="center"/>
        <w:rPr>
          <w:sz w:val="24"/>
          <w:szCs w:val="24"/>
        </w:rPr>
      </w:pPr>
    </w:p>
    <w:p w14:paraId="1CAADD65" w14:textId="77777777" w:rsidR="0092781F" w:rsidRPr="00BE26B5" w:rsidRDefault="0092781F" w:rsidP="0092781F">
      <w:pPr>
        <w:ind w:firstLine="567"/>
        <w:jc w:val="center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6. Порядок разрешения споров</w:t>
      </w:r>
    </w:p>
    <w:p w14:paraId="61FC3C50" w14:textId="77777777" w:rsidR="0092781F" w:rsidRPr="00BE26B5" w:rsidRDefault="0092781F" w:rsidP="0092781F">
      <w:pPr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>6.1. Споры Сторон по настоящему Договору разрешаются по их соглашению, а при отсутствии такого соглашения в судебном порядке.</w:t>
      </w:r>
    </w:p>
    <w:p w14:paraId="24A2B3FD" w14:textId="77777777" w:rsidR="0092781F" w:rsidRPr="00BE26B5" w:rsidRDefault="0092781F" w:rsidP="0092781F">
      <w:pPr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>6.2. По всем вопросам, не предусмотренным Договором, Стороны руководствуются действующим законодательством Российской Федерации.</w:t>
      </w:r>
    </w:p>
    <w:p w14:paraId="10DFAC1B" w14:textId="77777777" w:rsidR="0092781F" w:rsidRPr="00BE26B5" w:rsidRDefault="0092781F" w:rsidP="0092781F">
      <w:pPr>
        <w:ind w:firstLine="709"/>
        <w:rPr>
          <w:sz w:val="24"/>
          <w:szCs w:val="24"/>
        </w:rPr>
      </w:pPr>
    </w:p>
    <w:p w14:paraId="6FDA4E50" w14:textId="77777777" w:rsidR="0092781F" w:rsidRPr="00BE26B5" w:rsidRDefault="0092781F" w:rsidP="0092781F">
      <w:pPr>
        <w:jc w:val="center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7. Заключительные положения</w:t>
      </w:r>
    </w:p>
    <w:p w14:paraId="24FB5058" w14:textId="77777777" w:rsidR="0092781F" w:rsidRPr="00BE26B5" w:rsidRDefault="0092781F" w:rsidP="0092781F">
      <w:pPr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>7.1. Изменение вида разрешённого использования Участка, указанного в пункте 1.1, допускается в порядке, предусмотренном законодательством Российской Федерации.</w:t>
      </w:r>
    </w:p>
    <w:p w14:paraId="58460E6B" w14:textId="77777777" w:rsidR="0092781F" w:rsidRPr="00BE26B5" w:rsidRDefault="0092781F" w:rsidP="0092781F">
      <w:pPr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>7.2. Все изменения и дополнения к Договору действительны, если они совершены в письменной форме, подписаны уполномоченными лицами и зарегистрированы в установленном законом порядке.</w:t>
      </w:r>
    </w:p>
    <w:p w14:paraId="12A3FF88" w14:textId="77777777" w:rsidR="0092781F" w:rsidRPr="00BE26B5" w:rsidRDefault="0092781F" w:rsidP="0092781F">
      <w:pPr>
        <w:ind w:firstLine="567"/>
        <w:rPr>
          <w:sz w:val="24"/>
          <w:szCs w:val="24"/>
        </w:rPr>
      </w:pPr>
      <w:r w:rsidRPr="00BE26B5">
        <w:rPr>
          <w:sz w:val="24"/>
          <w:szCs w:val="24"/>
        </w:rPr>
        <w:t>7.3. Отношения между Сторонами прекращаются при выполнении ими всех условий Договора и полного завершения расчётов.</w:t>
      </w:r>
    </w:p>
    <w:p w14:paraId="388EC405" w14:textId="77777777" w:rsidR="0092781F" w:rsidRPr="00BE26B5" w:rsidRDefault="0092781F" w:rsidP="0092781F">
      <w:pPr>
        <w:ind w:firstLine="540"/>
        <w:rPr>
          <w:sz w:val="24"/>
          <w:szCs w:val="24"/>
        </w:rPr>
      </w:pPr>
      <w:r w:rsidRPr="00BE26B5">
        <w:rPr>
          <w:sz w:val="24"/>
          <w:szCs w:val="24"/>
        </w:rPr>
        <w:lastRenderedPageBreak/>
        <w:t>7.4. Договор составлен в двух экземплярах, имеющих одинаковую юридическую силу, по одному для каждой из Сторон.</w:t>
      </w:r>
    </w:p>
    <w:p w14:paraId="5802D5D2" w14:textId="77777777" w:rsidR="0092781F" w:rsidRPr="00BE26B5" w:rsidRDefault="0092781F" w:rsidP="0092781F">
      <w:pPr>
        <w:ind w:firstLine="540"/>
        <w:rPr>
          <w:sz w:val="24"/>
          <w:szCs w:val="24"/>
        </w:rPr>
      </w:pPr>
    </w:p>
    <w:p w14:paraId="7FD1C99A" w14:textId="77777777" w:rsidR="0092781F" w:rsidRPr="00BE26B5" w:rsidRDefault="0092781F" w:rsidP="0092781F">
      <w:pPr>
        <w:ind w:firstLine="540"/>
        <w:rPr>
          <w:sz w:val="24"/>
          <w:szCs w:val="24"/>
        </w:rPr>
      </w:pPr>
      <w:r w:rsidRPr="00BE26B5">
        <w:rPr>
          <w:sz w:val="24"/>
          <w:szCs w:val="24"/>
        </w:rPr>
        <w:t>К Договору прилагаются:</w:t>
      </w:r>
    </w:p>
    <w:p w14:paraId="2E3023DD" w14:textId="144ADAF1" w:rsidR="0092781F" w:rsidRPr="00BE26B5" w:rsidRDefault="0092781F" w:rsidP="0092781F">
      <w:pPr>
        <w:pStyle w:val="ConsPlusNormal"/>
        <w:tabs>
          <w:tab w:val="left" w:pos="1701"/>
          <w:tab w:val="left" w:pos="1843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BE26B5">
        <w:rPr>
          <w:rFonts w:ascii="Times New Roman" w:hAnsi="Times New Roman" w:cs="Times New Roman"/>
          <w:sz w:val="24"/>
          <w:szCs w:val="24"/>
        </w:rPr>
        <w:t xml:space="preserve">1. Приложение № 1. Протокол о результатах аукциона по продаже земельного участка </w:t>
      </w:r>
      <w:r w:rsidRPr="00BE26B5">
        <w:rPr>
          <w:rFonts w:ascii="Times New Roman" w:hAnsi="Times New Roman" w:cs="Times New Roman"/>
          <w:sz w:val="24"/>
          <w:szCs w:val="24"/>
        </w:rPr>
        <w:br/>
        <w:t xml:space="preserve">от </w:t>
      </w:r>
      <w:proofErr w:type="gramStart"/>
      <w:r w:rsidR="00896F5F" w:rsidRPr="00896F5F">
        <w:rPr>
          <w:rFonts w:ascii="Times New Roman" w:hAnsi="Times New Roman" w:cs="Times New Roman"/>
          <w:sz w:val="24"/>
          <w:szCs w:val="24"/>
          <w:u w:val="single"/>
        </w:rPr>
        <w:t>10</w:t>
      </w:r>
      <w:r w:rsidRPr="00896F5F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896F5F" w:rsidRPr="00896F5F">
        <w:rPr>
          <w:rFonts w:ascii="Times New Roman" w:hAnsi="Times New Roman" w:cs="Times New Roman"/>
          <w:sz w:val="24"/>
          <w:szCs w:val="24"/>
          <w:u w:val="single"/>
        </w:rPr>
        <w:t>августа</w:t>
      </w:r>
      <w:proofErr w:type="gramEnd"/>
      <w:r w:rsidRPr="00BE26B5">
        <w:rPr>
          <w:rFonts w:ascii="Times New Roman" w:hAnsi="Times New Roman" w:cs="Times New Roman"/>
          <w:sz w:val="24"/>
          <w:szCs w:val="24"/>
        </w:rPr>
        <w:t>.2023</w:t>
      </w:r>
    </w:p>
    <w:p w14:paraId="07DCA623" w14:textId="77777777" w:rsidR="0092781F" w:rsidRPr="00BE26B5" w:rsidRDefault="0092781F" w:rsidP="0092781F">
      <w:pPr>
        <w:rPr>
          <w:sz w:val="24"/>
          <w:szCs w:val="24"/>
        </w:rPr>
      </w:pPr>
      <w:r w:rsidRPr="00BE26B5">
        <w:rPr>
          <w:sz w:val="24"/>
          <w:szCs w:val="24"/>
        </w:rPr>
        <w:t>2. Приложение № 2. Акт приёма-передачи земельного участка и межевых знаков.</w:t>
      </w:r>
    </w:p>
    <w:p w14:paraId="36DE3FD1" w14:textId="77777777" w:rsidR="0092781F" w:rsidRPr="00BE26B5" w:rsidRDefault="0092781F" w:rsidP="0092781F">
      <w:pPr>
        <w:jc w:val="center"/>
        <w:rPr>
          <w:b/>
          <w:bCs/>
          <w:sz w:val="24"/>
          <w:szCs w:val="24"/>
        </w:rPr>
      </w:pPr>
    </w:p>
    <w:p w14:paraId="07430A1F" w14:textId="77777777" w:rsidR="0092781F" w:rsidRPr="00BE26B5" w:rsidRDefault="0092781F" w:rsidP="0092781F">
      <w:pPr>
        <w:jc w:val="center"/>
        <w:rPr>
          <w:b/>
          <w:bCs/>
          <w:sz w:val="24"/>
          <w:szCs w:val="24"/>
        </w:rPr>
      </w:pPr>
    </w:p>
    <w:p w14:paraId="31E80EE5" w14:textId="77777777" w:rsidR="0092781F" w:rsidRPr="00BE26B5" w:rsidRDefault="0092781F" w:rsidP="0092781F">
      <w:pPr>
        <w:jc w:val="center"/>
        <w:rPr>
          <w:b/>
          <w:bCs/>
          <w:sz w:val="24"/>
          <w:szCs w:val="24"/>
        </w:rPr>
      </w:pPr>
      <w:r w:rsidRPr="00BE26B5">
        <w:rPr>
          <w:b/>
          <w:bCs/>
          <w:sz w:val="24"/>
          <w:szCs w:val="24"/>
        </w:rPr>
        <w:t>Юридические адреса сторон</w:t>
      </w:r>
    </w:p>
    <w:p w14:paraId="2E90338B" w14:textId="77777777" w:rsidR="0092781F" w:rsidRPr="00BE26B5" w:rsidRDefault="0092781F" w:rsidP="0092781F">
      <w:pPr>
        <w:jc w:val="center"/>
        <w:rPr>
          <w:b/>
          <w:bCs/>
          <w:sz w:val="24"/>
          <w:szCs w:val="24"/>
        </w:rPr>
      </w:pPr>
    </w:p>
    <w:tbl>
      <w:tblPr>
        <w:tblW w:w="10171" w:type="dxa"/>
        <w:tblInd w:w="2" w:type="dxa"/>
        <w:tblLayout w:type="fixed"/>
        <w:tblLook w:val="0000" w:firstRow="0" w:lastRow="0" w:firstColumn="0" w:lastColumn="0" w:noHBand="0" w:noVBand="0"/>
      </w:tblPr>
      <w:tblGrid>
        <w:gridCol w:w="4946"/>
        <w:gridCol w:w="5225"/>
      </w:tblGrid>
      <w:tr w:rsidR="0092781F" w:rsidRPr="00BE26B5" w14:paraId="1F3A0A33" w14:textId="77777777" w:rsidTr="00262468">
        <w:trPr>
          <w:trHeight w:val="1218"/>
        </w:trPr>
        <w:tc>
          <w:tcPr>
            <w:tcW w:w="4946" w:type="dxa"/>
          </w:tcPr>
          <w:p w14:paraId="6D1638DB" w14:textId="77777777" w:rsidR="0092781F" w:rsidRPr="00BE26B5" w:rsidRDefault="0092781F" w:rsidP="00837D28">
            <w:pPr>
              <w:tabs>
                <w:tab w:val="right" w:pos="4145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BE26B5">
              <w:rPr>
                <w:b/>
                <w:bCs/>
                <w:sz w:val="24"/>
                <w:szCs w:val="24"/>
              </w:rPr>
              <w:t>Продавец:</w:t>
            </w:r>
          </w:p>
          <w:p w14:paraId="08900FD7" w14:textId="379ED59A" w:rsidR="0092781F" w:rsidRPr="00BE26B5" w:rsidRDefault="0092781F" w:rsidP="00837D28">
            <w:pPr>
              <w:jc w:val="center"/>
              <w:rPr>
                <w:i/>
                <w:iCs/>
                <w:sz w:val="24"/>
                <w:szCs w:val="24"/>
              </w:rPr>
            </w:pPr>
            <w:r w:rsidRPr="00BE26B5">
              <w:rPr>
                <w:b/>
                <w:bCs/>
                <w:i/>
                <w:iCs/>
                <w:sz w:val="24"/>
                <w:szCs w:val="24"/>
              </w:rPr>
              <w:t xml:space="preserve">Администрация </w:t>
            </w:r>
            <w:r w:rsidR="007870D7">
              <w:rPr>
                <w:b/>
                <w:bCs/>
                <w:i/>
                <w:iCs/>
                <w:sz w:val="24"/>
                <w:szCs w:val="24"/>
              </w:rPr>
              <w:t xml:space="preserve">города </w:t>
            </w:r>
            <w:proofErr w:type="spellStart"/>
            <w:r w:rsidR="007870D7">
              <w:rPr>
                <w:b/>
                <w:bCs/>
                <w:i/>
                <w:iCs/>
                <w:sz w:val="24"/>
                <w:szCs w:val="24"/>
              </w:rPr>
              <w:t>Ростов</w:t>
            </w:r>
            <w:proofErr w:type="spellEnd"/>
            <w:r w:rsidR="007870D7">
              <w:rPr>
                <w:b/>
                <w:bCs/>
                <w:i/>
                <w:iCs/>
                <w:sz w:val="24"/>
                <w:szCs w:val="24"/>
              </w:rPr>
              <w:t>-на-Дону</w:t>
            </w:r>
          </w:p>
          <w:p w14:paraId="19BC5C56" w14:textId="42348CEA" w:rsidR="0092781F" w:rsidRPr="00BE26B5" w:rsidRDefault="0092781F" w:rsidP="00837D28">
            <w:pPr>
              <w:jc w:val="center"/>
              <w:rPr>
                <w:i/>
                <w:iCs/>
                <w:sz w:val="24"/>
                <w:szCs w:val="24"/>
              </w:rPr>
            </w:pPr>
            <w:r w:rsidRPr="00BE26B5">
              <w:rPr>
                <w:i/>
                <w:iCs/>
                <w:sz w:val="24"/>
                <w:szCs w:val="24"/>
              </w:rPr>
              <w:t xml:space="preserve">188540, </w:t>
            </w:r>
            <w:r w:rsidR="007870D7">
              <w:rPr>
                <w:i/>
                <w:iCs/>
                <w:sz w:val="24"/>
                <w:szCs w:val="24"/>
              </w:rPr>
              <w:t>Ростовская</w:t>
            </w:r>
            <w:r w:rsidRPr="00BE26B5">
              <w:rPr>
                <w:i/>
                <w:iCs/>
                <w:sz w:val="24"/>
                <w:szCs w:val="24"/>
              </w:rPr>
              <w:t xml:space="preserve"> область, </w:t>
            </w:r>
            <w:proofErr w:type="spellStart"/>
            <w:r w:rsidRPr="00BE26B5">
              <w:rPr>
                <w:i/>
                <w:iCs/>
                <w:sz w:val="24"/>
                <w:szCs w:val="24"/>
              </w:rPr>
              <w:t>г.</w:t>
            </w:r>
            <w:r w:rsidR="007870D7">
              <w:rPr>
                <w:i/>
                <w:iCs/>
                <w:sz w:val="24"/>
                <w:szCs w:val="24"/>
              </w:rPr>
              <w:t>Ростов</w:t>
            </w:r>
            <w:proofErr w:type="spellEnd"/>
            <w:r w:rsidR="007870D7">
              <w:rPr>
                <w:i/>
                <w:iCs/>
                <w:sz w:val="24"/>
                <w:szCs w:val="24"/>
              </w:rPr>
              <w:t>-на-Дону</w:t>
            </w:r>
            <w:r w:rsidRPr="00BE26B5">
              <w:rPr>
                <w:i/>
                <w:iCs/>
                <w:sz w:val="24"/>
                <w:szCs w:val="24"/>
              </w:rPr>
              <w:t>, ул. Ленинградская, д.46</w:t>
            </w:r>
          </w:p>
          <w:p w14:paraId="6A2F0FAE" w14:textId="77777777" w:rsidR="0092781F" w:rsidRPr="00BE26B5" w:rsidRDefault="0092781F" w:rsidP="00837D28">
            <w:pPr>
              <w:jc w:val="center"/>
              <w:rPr>
                <w:i/>
                <w:iCs/>
                <w:sz w:val="24"/>
                <w:szCs w:val="24"/>
              </w:rPr>
            </w:pPr>
            <w:r w:rsidRPr="00BE26B5">
              <w:rPr>
                <w:i/>
                <w:iCs/>
                <w:sz w:val="24"/>
                <w:szCs w:val="24"/>
              </w:rPr>
              <w:t>тел.(81369)2-62-79</w:t>
            </w:r>
          </w:p>
        </w:tc>
        <w:tc>
          <w:tcPr>
            <w:tcW w:w="5225" w:type="dxa"/>
          </w:tcPr>
          <w:p w14:paraId="2A796825" w14:textId="77777777" w:rsidR="0092781F" w:rsidRPr="00BE26B5" w:rsidRDefault="0092781F" w:rsidP="00837D28">
            <w:pPr>
              <w:ind w:firstLine="14"/>
              <w:jc w:val="center"/>
              <w:rPr>
                <w:b/>
                <w:sz w:val="24"/>
                <w:szCs w:val="24"/>
              </w:rPr>
            </w:pPr>
            <w:r w:rsidRPr="00BE26B5">
              <w:rPr>
                <w:b/>
                <w:sz w:val="24"/>
                <w:szCs w:val="24"/>
              </w:rPr>
              <w:t>Покупатель:</w:t>
            </w:r>
          </w:p>
          <w:p w14:paraId="0E9D166E" w14:textId="17F9C60C" w:rsidR="0092781F" w:rsidRPr="00BE26B5" w:rsidRDefault="007870D7" w:rsidP="00837D28">
            <w:pPr>
              <w:ind w:firstLine="14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АНТОНОВ ДАНИИЛ ОЛЕГОВИЧ</w:t>
            </w:r>
          </w:p>
          <w:p w14:paraId="3B723C46" w14:textId="77777777" w:rsidR="0092781F" w:rsidRPr="00BE26B5" w:rsidRDefault="0092781F" w:rsidP="00837D28">
            <w:pPr>
              <w:pBdr>
                <w:top w:val="single" w:sz="12" w:space="1" w:color="auto"/>
                <w:bottom w:val="single" w:sz="12" w:space="1" w:color="auto"/>
              </w:pBdr>
              <w:ind w:firstLine="14"/>
              <w:rPr>
                <w:b/>
                <w:i/>
                <w:sz w:val="24"/>
                <w:szCs w:val="24"/>
              </w:rPr>
            </w:pPr>
          </w:p>
          <w:p w14:paraId="1D84B1E7" w14:textId="77777777" w:rsidR="00107970" w:rsidRPr="00107970" w:rsidRDefault="00865EEA" w:rsidP="00837D28">
            <w:pPr>
              <w:rPr>
                <w:i/>
                <w:sz w:val="24"/>
                <w:szCs w:val="24"/>
                <w:u w:val="single"/>
              </w:rPr>
            </w:pPr>
            <w:r w:rsidRPr="00107970">
              <w:rPr>
                <w:i/>
                <w:sz w:val="24"/>
                <w:szCs w:val="24"/>
                <w:u w:val="single"/>
              </w:rPr>
              <w:t xml:space="preserve">Паспорт </w:t>
            </w:r>
            <w:r w:rsidRPr="00107970">
              <w:rPr>
                <w:i/>
                <w:sz w:val="24"/>
                <w:szCs w:val="24"/>
                <w:u w:val="single"/>
              </w:rPr>
              <w:t>6024 580112, выдан 21.12.2023 ГУ МВД России по Ростовской области, код подразделения 610-014</w:t>
            </w:r>
          </w:p>
          <w:p w14:paraId="733DA6EF" w14:textId="28F5BCB6" w:rsidR="0092781F" w:rsidRPr="00BE26B5" w:rsidRDefault="00107970" w:rsidP="00837D28">
            <w:pPr>
              <w:rPr>
                <w:sz w:val="24"/>
                <w:szCs w:val="24"/>
              </w:rPr>
            </w:pPr>
            <w:r w:rsidRPr="00BE26B5">
              <w:rPr>
                <w:i/>
                <w:sz w:val="24"/>
                <w:szCs w:val="24"/>
              </w:rPr>
              <w:t>Т</w:t>
            </w:r>
            <w:r w:rsidR="0092781F" w:rsidRPr="00BE26B5">
              <w:rPr>
                <w:i/>
                <w:sz w:val="24"/>
                <w:szCs w:val="24"/>
              </w:rPr>
              <w:t>ел</w:t>
            </w:r>
            <w:r w:rsidRPr="00107970">
              <w:rPr>
                <w:i/>
                <w:sz w:val="24"/>
                <w:szCs w:val="24"/>
                <w:u w:val="single"/>
              </w:rPr>
              <w:t>+79780346375</w:t>
            </w:r>
            <w:r w:rsidR="0092781F" w:rsidRPr="00BE26B5">
              <w:rPr>
                <w:i/>
                <w:sz w:val="24"/>
                <w:szCs w:val="24"/>
              </w:rPr>
              <w:t>__________________________</w:t>
            </w:r>
          </w:p>
        </w:tc>
      </w:tr>
    </w:tbl>
    <w:p w14:paraId="10A6053F" w14:textId="77777777" w:rsidR="0092781F" w:rsidRPr="00BE26B5" w:rsidRDefault="0092781F" w:rsidP="0092781F">
      <w:pPr>
        <w:jc w:val="center"/>
        <w:rPr>
          <w:b/>
          <w:bCs/>
          <w:sz w:val="24"/>
          <w:szCs w:val="24"/>
        </w:rPr>
      </w:pPr>
    </w:p>
    <w:p w14:paraId="4C23F6A3" w14:textId="77777777" w:rsidR="0092781F" w:rsidRPr="00BE26B5" w:rsidRDefault="0092781F" w:rsidP="0092781F">
      <w:pPr>
        <w:jc w:val="center"/>
        <w:rPr>
          <w:b/>
          <w:bCs/>
          <w:sz w:val="24"/>
          <w:szCs w:val="24"/>
        </w:rPr>
      </w:pPr>
      <w:r w:rsidRPr="00BE26B5">
        <w:rPr>
          <w:b/>
          <w:bCs/>
          <w:sz w:val="24"/>
          <w:szCs w:val="24"/>
        </w:rPr>
        <w:t>Подписи сторон</w:t>
      </w:r>
    </w:p>
    <w:tbl>
      <w:tblPr>
        <w:tblpPr w:leftFromText="180" w:rightFromText="180" w:vertAnchor="text" w:tblpY="1"/>
        <w:tblOverlap w:val="never"/>
        <w:tblW w:w="10006" w:type="dxa"/>
        <w:tblLayout w:type="fixed"/>
        <w:tblLook w:val="01E0" w:firstRow="1" w:lastRow="1" w:firstColumn="1" w:lastColumn="1" w:noHBand="0" w:noVBand="0"/>
      </w:tblPr>
      <w:tblGrid>
        <w:gridCol w:w="5069"/>
        <w:gridCol w:w="4937"/>
      </w:tblGrid>
      <w:tr w:rsidR="0092781F" w:rsidRPr="00BE26B5" w14:paraId="3A4A01DD" w14:textId="77777777" w:rsidTr="00837D28">
        <w:tc>
          <w:tcPr>
            <w:tcW w:w="5069" w:type="dxa"/>
          </w:tcPr>
          <w:p w14:paraId="1AB9A043" w14:textId="77777777" w:rsidR="0092781F" w:rsidRPr="00BE26B5" w:rsidRDefault="0092781F" w:rsidP="00837D28">
            <w:pPr>
              <w:tabs>
                <w:tab w:val="left" w:pos="9072"/>
              </w:tabs>
              <w:jc w:val="center"/>
              <w:rPr>
                <w:sz w:val="24"/>
                <w:szCs w:val="24"/>
              </w:rPr>
            </w:pPr>
            <w:r w:rsidRPr="00BE26B5">
              <w:rPr>
                <w:b/>
                <w:bCs/>
                <w:sz w:val="24"/>
                <w:szCs w:val="24"/>
              </w:rPr>
              <w:t>От Продавца:</w:t>
            </w:r>
          </w:p>
        </w:tc>
        <w:tc>
          <w:tcPr>
            <w:tcW w:w="4937" w:type="dxa"/>
          </w:tcPr>
          <w:p w14:paraId="5E45E408" w14:textId="77777777" w:rsidR="0092781F" w:rsidRPr="00BE26B5" w:rsidRDefault="0092781F" w:rsidP="00837D28">
            <w:pPr>
              <w:jc w:val="center"/>
              <w:rPr>
                <w:b/>
                <w:bCs/>
                <w:sz w:val="24"/>
                <w:szCs w:val="24"/>
              </w:rPr>
            </w:pPr>
            <w:r w:rsidRPr="00BE26B5">
              <w:rPr>
                <w:b/>
                <w:bCs/>
                <w:sz w:val="24"/>
                <w:szCs w:val="24"/>
              </w:rPr>
              <w:t>От Покупателя:</w:t>
            </w:r>
          </w:p>
        </w:tc>
      </w:tr>
      <w:tr w:rsidR="0092781F" w:rsidRPr="00BE26B5" w14:paraId="3A6309E2" w14:textId="77777777" w:rsidTr="00837D28">
        <w:tc>
          <w:tcPr>
            <w:tcW w:w="5069" w:type="dxa"/>
          </w:tcPr>
          <w:p w14:paraId="443657E6" w14:textId="77777777" w:rsidR="0092781F" w:rsidRPr="00BE26B5" w:rsidRDefault="0092781F" w:rsidP="00837D28">
            <w:pPr>
              <w:tabs>
                <w:tab w:val="left" w:pos="9072"/>
              </w:tabs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>Первый заместитель главы администрации</w:t>
            </w:r>
          </w:p>
          <w:p w14:paraId="348E178B" w14:textId="77777777" w:rsidR="007870D7" w:rsidRDefault="007870D7" w:rsidP="00837D28">
            <w:pPr>
              <w:tabs>
                <w:tab w:val="left" w:pos="4680"/>
                <w:tab w:val="left" w:pos="90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Города </w:t>
            </w:r>
            <w:proofErr w:type="spellStart"/>
            <w:r>
              <w:rPr>
                <w:sz w:val="24"/>
                <w:szCs w:val="24"/>
              </w:rPr>
              <w:t>Ростов</w:t>
            </w:r>
            <w:proofErr w:type="spellEnd"/>
            <w:r>
              <w:rPr>
                <w:sz w:val="24"/>
                <w:szCs w:val="24"/>
              </w:rPr>
              <w:t>-на-Дону</w:t>
            </w:r>
          </w:p>
          <w:p w14:paraId="146350F5" w14:textId="07391959" w:rsidR="0092781F" w:rsidRPr="00BE26B5" w:rsidRDefault="0092781F" w:rsidP="00837D28">
            <w:pPr>
              <w:tabs>
                <w:tab w:val="left" w:pos="4680"/>
                <w:tab w:val="left" w:pos="9072"/>
              </w:tabs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 xml:space="preserve">________________ </w:t>
            </w:r>
          </w:p>
          <w:p w14:paraId="41257CE1" w14:textId="77777777" w:rsidR="0092781F" w:rsidRPr="00BE26B5" w:rsidRDefault="0092781F" w:rsidP="00837D28">
            <w:pPr>
              <w:tabs>
                <w:tab w:val="left" w:pos="4680"/>
                <w:tab w:val="left" w:pos="9072"/>
              </w:tabs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>м.п.</w:t>
            </w:r>
          </w:p>
        </w:tc>
        <w:tc>
          <w:tcPr>
            <w:tcW w:w="4937" w:type="dxa"/>
          </w:tcPr>
          <w:p w14:paraId="56348E37" w14:textId="77777777" w:rsidR="0092781F" w:rsidRPr="00BE26B5" w:rsidRDefault="0092781F" w:rsidP="00837D28">
            <w:pPr>
              <w:tabs>
                <w:tab w:val="left" w:pos="9072"/>
              </w:tabs>
              <w:rPr>
                <w:sz w:val="24"/>
                <w:szCs w:val="24"/>
              </w:rPr>
            </w:pPr>
          </w:p>
          <w:p w14:paraId="3940C2F3" w14:textId="77777777" w:rsidR="0092781F" w:rsidRPr="00BE26B5" w:rsidRDefault="0092781F" w:rsidP="00837D28">
            <w:pPr>
              <w:tabs>
                <w:tab w:val="left" w:pos="9072"/>
              </w:tabs>
              <w:rPr>
                <w:sz w:val="24"/>
                <w:szCs w:val="24"/>
              </w:rPr>
            </w:pPr>
          </w:p>
          <w:p w14:paraId="0483BE7F" w14:textId="77777777" w:rsidR="0092781F" w:rsidRPr="00BE26B5" w:rsidRDefault="0092781F" w:rsidP="00837D28">
            <w:pPr>
              <w:pStyle w:val="12"/>
              <w:widowControl/>
              <w:tabs>
                <w:tab w:val="left" w:pos="9072"/>
              </w:tabs>
              <w:ind w:right="-2"/>
              <w:jc w:val="both"/>
              <w:rPr>
                <w:sz w:val="22"/>
                <w:szCs w:val="22"/>
              </w:rPr>
            </w:pPr>
            <w:r w:rsidRPr="00BE26B5">
              <w:rPr>
                <w:sz w:val="22"/>
                <w:szCs w:val="22"/>
              </w:rPr>
              <w:t xml:space="preserve">                         _____________________________</w:t>
            </w:r>
          </w:p>
          <w:p w14:paraId="4D2FB5EC" w14:textId="77777777" w:rsidR="0092781F" w:rsidRPr="00BE26B5" w:rsidRDefault="0092781F" w:rsidP="00837D28">
            <w:pPr>
              <w:tabs>
                <w:tab w:val="left" w:pos="3983"/>
              </w:tabs>
              <w:rPr>
                <w:sz w:val="24"/>
                <w:szCs w:val="24"/>
              </w:rPr>
            </w:pPr>
            <w:r w:rsidRPr="00BE26B5">
              <w:rPr>
                <w:sz w:val="22"/>
                <w:szCs w:val="22"/>
              </w:rPr>
              <w:t xml:space="preserve">                         м.п.</w:t>
            </w:r>
          </w:p>
        </w:tc>
      </w:tr>
    </w:tbl>
    <w:p w14:paraId="047EF334" w14:textId="77777777" w:rsidR="00BF286B" w:rsidRDefault="00BF286B">
      <w:pPr>
        <w:rPr>
          <w:sz w:val="24"/>
          <w:szCs w:val="24"/>
        </w:rPr>
        <w:sectPr w:rsidR="00BF286B" w:rsidSect="0092781F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1544CC0A" w14:textId="77777777" w:rsidR="00BF286B" w:rsidRPr="00BE26B5" w:rsidRDefault="00BF286B" w:rsidP="00BF286B">
      <w:pPr>
        <w:ind w:firstLine="708"/>
        <w:jc w:val="right"/>
        <w:rPr>
          <w:b/>
          <w:i/>
        </w:rPr>
      </w:pPr>
      <w:r w:rsidRPr="00BE26B5">
        <w:rPr>
          <w:b/>
          <w:i/>
        </w:rPr>
        <w:lastRenderedPageBreak/>
        <w:t>Приложение № 2</w:t>
      </w:r>
    </w:p>
    <w:p w14:paraId="0B544D50" w14:textId="2A6422B4" w:rsidR="00BF286B" w:rsidRPr="00BE26B5" w:rsidRDefault="00BF286B" w:rsidP="00BF286B">
      <w:pPr>
        <w:jc w:val="right"/>
        <w:rPr>
          <w:i/>
          <w:szCs w:val="22"/>
        </w:rPr>
      </w:pPr>
      <w:r w:rsidRPr="00BE26B5">
        <w:rPr>
          <w:i/>
          <w:szCs w:val="22"/>
        </w:rPr>
        <w:t xml:space="preserve">к договору № </w:t>
      </w:r>
      <w:r w:rsidR="00262468">
        <w:rPr>
          <w:i/>
          <w:szCs w:val="22"/>
        </w:rPr>
        <w:t>1</w:t>
      </w:r>
      <w:r w:rsidRPr="00BE26B5">
        <w:rPr>
          <w:i/>
          <w:szCs w:val="22"/>
        </w:rPr>
        <w:t xml:space="preserve"> к-</w:t>
      </w:r>
      <w:proofErr w:type="spellStart"/>
      <w:r w:rsidRPr="00BE26B5">
        <w:rPr>
          <w:i/>
          <w:szCs w:val="22"/>
        </w:rPr>
        <w:t>пр</w:t>
      </w:r>
      <w:proofErr w:type="spellEnd"/>
      <w:r w:rsidRPr="00BE26B5">
        <w:rPr>
          <w:i/>
          <w:szCs w:val="22"/>
        </w:rPr>
        <w:t xml:space="preserve">/2023 от </w:t>
      </w:r>
      <w:proofErr w:type="gramStart"/>
      <w:r w:rsidR="00262468">
        <w:rPr>
          <w:i/>
          <w:szCs w:val="22"/>
        </w:rPr>
        <w:t>10</w:t>
      </w:r>
      <w:r w:rsidRPr="00BE26B5">
        <w:rPr>
          <w:i/>
          <w:szCs w:val="22"/>
        </w:rPr>
        <w:t>.</w:t>
      </w:r>
      <w:r w:rsidR="00262468">
        <w:rPr>
          <w:i/>
          <w:szCs w:val="22"/>
        </w:rPr>
        <w:t>августа</w:t>
      </w:r>
      <w:proofErr w:type="gramEnd"/>
      <w:r w:rsidRPr="00BE26B5">
        <w:rPr>
          <w:i/>
          <w:szCs w:val="22"/>
        </w:rPr>
        <w:t>.2023</w:t>
      </w:r>
    </w:p>
    <w:p w14:paraId="3C26B9F3" w14:textId="77777777" w:rsidR="00BF286B" w:rsidRPr="00BE26B5" w:rsidRDefault="00BF286B" w:rsidP="00BF286B">
      <w:pPr>
        <w:jc w:val="right"/>
        <w:rPr>
          <w:i/>
          <w:szCs w:val="22"/>
        </w:rPr>
      </w:pPr>
      <w:r w:rsidRPr="00BE26B5">
        <w:rPr>
          <w:i/>
          <w:szCs w:val="22"/>
        </w:rPr>
        <w:t>купли-продажи земельного участка</w:t>
      </w:r>
    </w:p>
    <w:p w14:paraId="34B8687C" w14:textId="77777777" w:rsidR="00BF286B" w:rsidRPr="00BE26B5" w:rsidRDefault="00BF286B" w:rsidP="00BF286B">
      <w:pPr>
        <w:pStyle w:val="Heading"/>
        <w:jc w:val="center"/>
        <w:rPr>
          <w:rFonts w:ascii="Times New Roman" w:hAnsi="Times New Roman"/>
          <w:snapToGrid w:val="0"/>
          <w:sz w:val="24"/>
          <w:szCs w:val="24"/>
        </w:rPr>
      </w:pPr>
    </w:p>
    <w:p w14:paraId="218D2248" w14:textId="77777777" w:rsidR="00BF286B" w:rsidRPr="00BE26B5" w:rsidRDefault="00BF286B" w:rsidP="00BF286B">
      <w:pPr>
        <w:pStyle w:val="Heading"/>
        <w:jc w:val="center"/>
        <w:rPr>
          <w:rFonts w:ascii="Times New Roman" w:hAnsi="Times New Roman"/>
          <w:snapToGrid w:val="0"/>
          <w:sz w:val="24"/>
          <w:szCs w:val="24"/>
        </w:rPr>
      </w:pPr>
      <w:r w:rsidRPr="00BE26B5">
        <w:rPr>
          <w:rFonts w:ascii="Times New Roman" w:hAnsi="Times New Roman"/>
          <w:snapToGrid w:val="0"/>
          <w:sz w:val="24"/>
          <w:szCs w:val="24"/>
        </w:rPr>
        <w:t>АКТ</w:t>
      </w:r>
    </w:p>
    <w:p w14:paraId="3E68F7B4" w14:textId="77777777" w:rsidR="00BF286B" w:rsidRPr="00BE26B5" w:rsidRDefault="00BF286B" w:rsidP="00BF286B">
      <w:pPr>
        <w:pStyle w:val="Heading"/>
        <w:jc w:val="center"/>
        <w:rPr>
          <w:rFonts w:ascii="Times New Roman" w:hAnsi="Times New Roman"/>
          <w:b w:val="0"/>
          <w:snapToGrid w:val="0"/>
          <w:sz w:val="24"/>
          <w:szCs w:val="24"/>
        </w:rPr>
      </w:pPr>
      <w:r w:rsidRPr="00BE26B5">
        <w:rPr>
          <w:rFonts w:ascii="Times New Roman" w:hAnsi="Times New Roman"/>
          <w:b w:val="0"/>
          <w:snapToGrid w:val="0"/>
          <w:sz w:val="24"/>
          <w:szCs w:val="24"/>
        </w:rPr>
        <w:t>приёма-передачи земельного участка и межевых знаков</w:t>
      </w:r>
    </w:p>
    <w:p w14:paraId="44E0C842" w14:textId="77777777" w:rsidR="00262468" w:rsidRPr="00976D97" w:rsidRDefault="00262468" w:rsidP="00262468">
      <w:pPr>
        <w:pStyle w:val="12"/>
        <w:widowControl/>
        <w:jc w:val="both"/>
        <w:rPr>
          <w:sz w:val="24"/>
          <w:szCs w:val="24"/>
        </w:rPr>
      </w:pPr>
      <w:r w:rsidRPr="00BE26B5">
        <w:rPr>
          <w:sz w:val="24"/>
          <w:szCs w:val="24"/>
        </w:rPr>
        <w:t xml:space="preserve">город </w:t>
      </w:r>
      <w:proofErr w:type="spellStart"/>
      <w:r>
        <w:rPr>
          <w:sz w:val="24"/>
          <w:szCs w:val="24"/>
        </w:rPr>
        <w:t>Ростов</w:t>
      </w:r>
      <w:proofErr w:type="spellEnd"/>
      <w:r>
        <w:rPr>
          <w:sz w:val="24"/>
          <w:szCs w:val="24"/>
        </w:rPr>
        <w:t>-на-Дону</w:t>
      </w:r>
    </w:p>
    <w:p w14:paraId="26EF7E46" w14:textId="16919786" w:rsidR="00BF286B" w:rsidRPr="00BE26B5" w:rsidRDefault="00262468" w:rsidP="00262468">
      <w:pPr>
        <w:pStyle w:val="12"/>
        <w:widowControl/>
        <w:ind w:right="84"/>
        <w:rPr>
          <w:sz w:val="24"/>
          <w:szCs w:val="24"/>
        </w:rPr>
      </w:pPr>
      <w:r>
        <w:rPr>
          <w:sz w:val="24"/>
          <w:szCs w:val="24"/>
        </w:rPr>
        <w:t>Ростовской</w:t>
      </w:r>
      <w:r w:rsidRPr="00BE26B5">
        <w:rPr>
          <w:sz w:val="24"/>
          <w:szCs w:val="24"/>
        </w:rPr>
        <w:t xml:space="preserve"> област</w:t>
      </w:r>
      <w:r>
        <w:rPr>
          <w:sz w:val="24"/>
          <w:szCs w:val="24"/>
        </w:rPr>
        <w:t>и</w:t>
      </w:r>
      <w:r>
        <w:rPr>
          <w:sz w:val="24"/>
          <w:szCs w:val="24"/>
        </w:rPr>
        <w:tab/>
      </w:r>
      <w:r w:rsidR="00BF286B" w:rsidRPr="00BE26B5">
        <w:rPr>
          <w:sz w:val="24"/>
          <w:szCs w:val="24"/>
        </w:rPr>
        <w:tab/>
      </w:r>
      <w:r w:rsidR="00BF286B" w:rsidRPr="00BE26B5">
        <w:rPr>
          <w:sz w:val="24"/>
          <w:szCs w:val="24"/>
        </w:rPr>
        <w:tab/>
        <w:t xml:space="preserve">                                              </w:t>
      </w:r>
      <w:r>
        <w:rPr>
          <w:sz w:val="24"/>
          <w:szCs w:val="24"/>
        </w:rPr>
        <w:t xml:space="preserve">                    </w:t>
      </w:r>
      <w:proofErr w:type="gramStart"/>
      <w:r>
        <w:rPr>
          <w:sz w:val="24"/>
          <w:szCs w:val="24"/>
        </w:rPr>
        <w:t xml:space="preserve">   </w:t>
      </w:r>
      <w:r w:rsidRPr="00BE26B5">
        <w:rPr>
          <w:sz w:val="24"/>
          <w:szCs w:val="24"/>
        </w:rPr>
        <w:t>«</w:t>
      </w:r>
      <w:proofErr w:type="gramEnd"/>
      <w:r w:rsidRPr="00290053">
        <w:rPr>
          <w:sz w:val="24"/>
          <w:szCs w:val="24"/>
          <w:u w:val="single"/>
        </w:rPr>
        <w:t>10</w:t>
      </w:r>
      <w:r w:rsidRPr="00BE26B5">
        <w:rPr>
          <w:sz w:val="24"/>
          <w:szCs w:val="24"/>
        </w:rPr>
        <w:t xml:space="preserve">» </w:t>
      </w:r>
      <w:r w:rsidRPr="00290053">
        <w:rPr>
          <w:sz w:val="24"/>
          <w:szCs w:val="24"/>
          <w:u w:val="single"/>
        </w:rPr>
        <w:t>августа</w:t>
      </w:r>
      <w:r w:rsidRPr="00BE26B5">
        <w:rPr>
          <w:sz w:val="24"/>
          <w:szCs w:val="24"/>
        </w:rPr>
        <w:t xml:space="preserve"> 2023 года</w:t>
      </w:r>
      <w:r w:rsidR="00BF286B" w:rsidRPr="00BE26B5">
        <w:rPr>
          <w:sz w:val="24"/>
          <w:szCs w:val="24"/>
        </w:rPr>
        <w:t>.</w:t>
      </w:r>
    </w:p>
    <w:p w14:paraId="4CCC188C" w14:textId="77777777" w:rsidR="00BF286B" w:rsidRPr="00BE26B5" w:rsidRDefault="00BF286B" w:rsidP="00BF286B">
      <w:pPr>
        <w:ind w:firstLine="708"/>
        <w:rPr>
          <w:sz w:val="24"/>
          <w:szCs w:val="24"/>
        </w:rPr>
      </w:pPr>
    </w:p>
    <w:p w14:paraId="4CD699E3" w14:textId="6EAB5823" w:rsidR="00BF286B" w:rsidRPr="00BE26B5" w:rsidRDefault="00BF286B" w:rsidP="00BF286B">
      <w:pPr>
        <w:pStyle w:val="12"/>
        <w:widowControl/>
        <w:ind w:right="84" w:firstLine="426"/>
        <w:jc w:val="both"/>
        <w:rPr>
          <w:sz w:val="24"/>
          <w:szCs w:val="24"/>
        </w:rPr>
      </w:pPr>
      <w:r w:rsidRPr="00BE26B5">
        <w:rPr>
          <w:sz w:val="24"/>
          <w:szCs w:val="24"/>
        </w:rPr>
        <w:t xml:space="preserve">Настоящий акт составлен между </w:t>
      </w:r>
      <w:r w:rsidRPr="00BE26B5">
        <w:rPr>
          <w:b/>
          <w:sz w:val="24"/>
          <w:szCs w:val="24"/>
        </w:rPr>
        <w:t>администрацией</w:t>
      </w:r>
      <w:r w:rsidR="00262468">
        <w:rPr>
          <w:b/>
          <w:sz w:val="24"/>
          <w:szCs w:val="24"/>
        </w:rPr>
        <w:t xml:space="preserve"> города </w:t>
      </w:r>
      <w:proofErr w:type="spellStart"/>
      <w:r w:rsidR="00262468">
        <w:rPr>
          <w:b/>
          <w:sz w:val="24"/>
          <w:szCs w:val="24"/>
        </w:rPr>
        <w:t>Ростова</w:t>
      </w:r>
      <w:proofErr w:type="spellEnd"/>
      <w:r w:rsidR="00262468">
        <w:rPr>
          <w:b/>
          <w:sz w:val="24"/>
          <w:szCs w:val="24"/>
        </w:rPr>
        <w:t>-на-Дону</w:t>
      </w:r>
      <w:r w:rsidRPr="00BE26B5">
        <w:rPr>
          <w:b/>
          <w:sz w:val="24"/>
          <w:szCs w:val="24"/>
        </w:rPr>
        <w:t>,</w:t>
      </w:r>
      <w:r w:rsidRPr="00BE26B5">
        <w:rPr>
          <w:sz w:val="24"/>
          <w:szCs w:val="24"/>
        </w:rPr>
        <w:t xml:space="preserve"> действующей на основании Устава и пункта 2 статьи 3.3 Федерального закона Российской Федерации от 25.10.2001 № 137-ФЗ «О введении в действие Земельного кодекса Российской Федерации», Земельного кодекса РФ, именуемой в дальнейшем </w:t>
      </w:r>
      <w:r w:rsidRPr="00BE26B5">
        <w:rPr>
          <w:b/>
          <w:sz w:val="24"/>
          <w:szCs w:val="24"/>
        </w:rPr>
        <w:t>Сторона 1</w:t>
      </w:r>
      <w:r w:rsidRPr="00BE26B5">
        <w:rPr>
          <w:sz w:val="24"/>
          <w:szCs w:val="24"/>
        </w:rPr>
        <w:t xml:space="preserve">, в лице </w:t>
      </w:r>
      <w:r w:rsidR="00262468">
        <w:rPr>
          <w:i/>
          <w:sz w:val="24"/>
          <w:szCs w:val="24"/>
        </w:rPr>
        <w:t>заместителя</w:t>
      </w:r>
      <w:r w:rsidRPr="00BE26B5">
        <w:rPr>
          <w:sz w:val="24"/>
          <w:szCs w:val="24"/>
        </w:rPr>
        <w:t xml:space="preserve"> муниципального образования </w:t>
      </w:r>
      <w:proofErr w:type="spellStart"/>
      <w:r w:rsidR="00262468">
        <w:rPr>
          <w:sz w:val="24"/>
          <w:szCs w:val="24"/>
        </w:rPr>
        <w:t>Ростова</w:t>
      </w:r>
      <w:proofErr w:type="spellEnd"/>
      <w:r w:rsidR="00262468">
        <w:rPr>
          <w:sz w:val="24"/>
          <w:szCs w:val="24"/>
        </w:rPr>
        <w:t>-на-Дону</w:t>
      </w:r>
      <w:r w:rsidRPr="00BE26B5">
        <w:rPr>
          <w:sz w:val="24"/>
          <w:szCs w:val="24"/>
        </w:rPr>
        <w:t xml:space="preserve">, действующего на основании доверенности от ___.___.202__ № ______________, с одной стороны, </w:t>
      </w:r>
      <w:r w:rsidR="00262468" w:rsidRPr="00262468">
        <w:rPr>
          <w:sz w:val="24"/>
          <w:szCs w:val="24"/>
        </w:rPr>
        <w:t xml:space="preserve">и </w:t>
      </w:r>
      <w:r w:rsidR="00262468" w:rsidRPr="00262468">
        <w:rPr>
          <w:sz w:val="24"/>
          <w:szCs w:val="24"/>
          <w:u w:val="single"/>
        </w:rPr>
        <w:t>Ковалев Данил Петрович</w:t>
      </w:r>
      <w:r w:rsidR="00262468" w:rsidRPr="00262468">
        <w:rPr>
          <w:sz w:val="24"/>
          <w:szCs w:val="24"/>
        </w:rPr>
        <w:t xml:space="preserve"> (</w:t>
      </w:r>
      <w:r w:rsidR="00262468" w:rsidRPr="00262468">
        <w:rPr>
          <w:sz w:val="24"/>
          <w:szCs w:val="24"/>
          <w:u w:val="single"/>
        </w:rPr>
        <w:t>паспорт 6024 580112, выдан 21.12.2023 ГУ МВД России по Ростовской области, код подразделения 610-014</w:t>
      </w:r>
      <w:r w:rsidR="00262468" w:rsidRPr="00262468">
        <w:rPr>
          <w:sz w:val="24"/>
          <w:szCs w:val="24"/>
        </w:rPr>
        <w:t>),</w:t>
      </w:r>
      <w:r w:rsidRPr="00BE26B5">
        <w:rPr>
          <w:sz w:val="24"/>
          <w:szCs w:val="24"/>
        </w:rPr>
        <w:t xml:space="preserve"> именуемое в дальнейшем</w:t>
      </w:r>
      <w:r w:rsidRPr="00BE26B5">
        <w:rPr>
          <w:b/>
          <w:bCs/>
          <w:sz w:val="24"/>
          <w:szCs w:val="24"/>
        </w:rPr>
        <w:t xml:space="preserve"> Сторона 2, </w:t>
      </w:r>
      <w:r w:rsidRPr="00BE26B5">
        <w:rPr>
          <w:sz w:val="24"/>
          <w:szCs w:val="24"/>
        </w:rPr>
        <w:t>в лице ___________________________________, действующий(</w:t>
      </w:r>
      <w:proofErr w:type="spellStart"/>
      <w:r w:rsidRPr="00BE26B5">
        <w:rPr>
          <w:sz w:val="24"/>
          <w:szCs w:val="24"/>
        </w:rPr>
        <w:t>ая</w:t>
      </w:r>
      <w:proofErr w:type="spellEnd"/>
      <w:r w:rsidRPr="00BE26B5">
        <w:rPr>
          <w:sz w:val="24"/>
          <w:szCs w:val="24"/>
        </w:rPr>
        <w:t xml:space="preserve">) на основании доверенности ___________________________________), с другой стороны. </w:t>
      </w:r>
    </w:p>
    <w:p w14:paraId="5FDA69F0" w14:textId="0226B079" w:rsidR="00BF286B" w:rsidRPr="00BE26B5" w:rsidRDefault="00BF286B" w:rsidP="00BF286B">
      <w:pPr>
        <w:pStyle w:val="1"/>
        <w:spacing w:before="0" w:after="0"/>
        <w:ind w:right="-54" w:firstLine="426"/>
        <w:rPr>
          <w:rFonts w:ascii="Times New Roman" w:hAnsi="Times New Roman"/>
          <w:b w:val="0"/>
          <w:bCs w:val="0"/>
          <w:kern w:val="0"/>
          <w:sz w:val="24"/>
          <w:szCs w:val="24"/>
        </w:rPr>
      </w:pPr>
      <w:r w:rsidRPr="00BE26B5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На основании договора № </w:t>
      </w:r>
      <w:r w:rsidR="00262468">
        <w:rPr>
          <w:rFonts w:ascii="Times New Roman" w:hAnsi="Times New Roman"/>
          <w:b w:val="0"/>
          <w:bCs w:val="0"/>
          <w:kern w:val="0"/>
          <w:sz w:val="24"/>
          <w:szCs w:val="24"/>
        </w:rPr>
        <w:t>1</w:t>
      </w:r>
      <w:r w:rsidRPr="00BE26B5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 от </w:t>
      </w:r>
      <w:proofErr w:type="gramStart"/>
      <w:r w:rsidR="00262468">
        <w:rPr>
          <w:rFonts w:ascii="Times New Roman" w:hAnsi="Times New Roman"/>
          <w:b w:val="0"/>
          <w:bCs w:val="0"/>
          <w:kern w:val="0"/>
          <w:sz w:val="24"/>
          <w:szCs w:val="24"/>
        </w:rPr>
        <w:t>10</w:t>
      </w:r>
      <w:r w:rsidRPr="00BE26B5">
        <w:rPr>
          <w:rFonts w:ascii="Times New Roman" w:hAnsi="Times New Roman"/>
          <w:b w:val="0"/>
          <w:bCs w:val="0"/>
          <w:kern w:val="0"/>
          <w:sz w:val="24"/>
          <w:szCs w:val="24"/>
        </w:rPr>
        <w:t>.</w:t>
      </w:r>
      <w:r w:rsidR="00262468">
        <w:rPr>
          <w:rFonts w:ascii="Times New Roman" w:hAnsi="Times New Roman"/>
          <w:b w:val="0"/>
          <w:bCs w:val="0"/>
          <w:kern w:val="0"/>
          <w:sz w:val="24"/>
          <w:szCs w:val="24"/>
        </w:rPr>
        <w:t>августа</w:t>
      </w:r>
      <w:proofErr w:type="gramEnd"/>
      <w:r w:rsidRPr="00BE26B5">
        <w:rPr>
          <w:rFonts w:ascii="Times New Roman" w:hAnsi="Times New Roman"/>
          <w:b w:val="0"/>
          <w:bCs w:val="0"/>
          <w:kern w:val="0"/>
          <w:sz w:val="24"/>
          <w:szCs w:val="24"/>
        </w:rPr>
        <w:t>.2</w:t>
      </w:r>
      <w:r w:rsidR="00262468">
        <w:rPr>
          <w:rFonts w:ascii="Times New Roman" w:hAnsi="Times New Roman"/>
          <w:b w:val="0"/>
          <w:bCs w:val="0"/>
          <w:kern w:val="0"/>
          <w:sz w:val="24"/>
          <w:szCs w:val="24"/>
        </w:rPr>
        <w:t>023</w:t>
      </w:r>
      <w:r w:rsidRPr="00BE26B5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 купли-продажи земельного участка, в соответствии с которым Сторона 1 передает Стороне 2 земельный участок.</w:t>
      </w:r>
    </w:p>
    <w:p w14:paraId="591EF92C" w14:textId="77777777" w:rsidR="00BF286B" w:rsidRPr="00BE26B5" w:rsidRDefault="00BF286B" w:rsidP="00BF286B">
      <w:pPr>
        <w:numPr>
          <w:ilvl w:val="0"/>
          <w:numId w:val="5"/>
        </w:numPr>
        <w:rPr>
          <w:sz w:val="24"/>
          <w:szCs w:val="24"/>
        </w:rPr>
      </w:pPr>
      <w:r w:rsidRPr="00BE26B5">
        <w:rPr>
          <w:sz w:val="24"/>
          <w:szCs w:val="24"/>
        </w:rPr>
        <w:t>Сторонами произведен осмотр земельного участка:</w:t>
      </w:r>
    </w:p>
    <w:p w14:paraId="1449F6C9" w14:textId="00F067B1" w:rsidR="00BF286B" w:rsidRPr="00BE26B5" w:rsidRDefault="00BF286B" w:rsidP="00BF286B">
      <w:pPr>
        <w:numPr>
          <w:ilvl w:val="0"/>
          <w:numId w:val="3"/>
        </w:numPr>
        <w:tabs>
          <w:tab w:val="clear" w:pos="720"/>
        </w:tabs>
        <w:ind w:left="0" w:firstLine="426"/>
        <w:rPr>
          <w:sz w:val="24"/>
          <w:szCs w:val="24"/>
          <w:lang w:eastAsia="en-US"/>
        </w:rPr>
      </w:pPr>
      <w:r w:rsidRPr="00BE26B5">
        <w:rPr>
          <w:b/>
          <w:sz w:val="24"/>
          <w:szCs w:val="24"/>
          <w:lang w:eastAsia="en-US"/>
        </w:rPr>
        <w:t>кадастровый номер:</w:t>
      </w:r>
      <w:r w:rsidRPr="00BE26B5">
        <w:rPr>
          <w:sz w:val="24"/>
          <w:szCs w:val="24"/>
          <w:lang w:eastAsia="en-US"/>
        </w:rPr>
        <w:t xml:space="preserve"> </w:t>
      </w:r>
      <w:r w:rsidR="00262468" w:rsidRPr="007870D7">
        <w:rPr>
          <w:sz w:val="24"/>
          <w:szCs w:val="24"/>
        </w:rPr>
        <w:t>61:46:0011203:3703</w:t>
      </w:r>
      <w:r w:rsidR="00262468" w:rsidRPr="00BE26B5">
        <w:rPr>
          <w:sz w:val="24"/>
          <w:szCs w:val="24"/>
        </w:rPr>
        <w:t>;</w:t>
      </w:r>
    </w:p>
    <w:p w14:paraId="748D42C6" w14:textId="24CE9662" w:rsidR="00BF286B" w:rsidRPr="00BE26B5" w:rsidRDefault="00BF286B" w:rsidP="00BF286B">
      <w:pPr>
        <w:numPr>
          <w:ilvl w:val="0"/>
          <w:numId w:val="3"/>
        </w:numPr>
        <w:tabs>
          <w:tab w:val="clear" w:pos="720"/>
        </w:tabs>
        <w:ind w:left="0" w:firstLine="426"/>
        <w:rPr>
          <w:sz w:val="24"/>
          <w:szCs w:val="24"/>
          <w:lang w:eastAsia="en-US"/>
        </w:rPr>
      </w:pPr>
      <w:r w:rsidRPr="00BE26B5">
        <w:rPr>
          <w:b/>
          <w:sz w:val="24"/>
          <w:szCs w:val="24"/>
          <w:lang w:eastAsia="en-US"/>
        </w:rPr>
        <w:t>площадь:</w:t>
      </w:r>
      <w:r w:rsidRPr="00BE26B5">
        <w:rPr>
          <w:sz w:val="24"/>
          <w:szCs w:val="24"/>
          <w:lang w:eastAsia="en-US"/>
        </w:rPr>
        <w:t xml:space="preserve"> </w:t>
      </w:r>
      <w:r w:rsidR="00262468">
        <w:rPr>
          <w:sz w:val="24"/>
          <w:szCs w:val="24"/>
        </w:rPr>
        <w:t>85</w:t>
      </w:r>
      <w:r w:rsidR="00262468" w:rsidRPr="00BE26B5">
        <w:rPr>
          <w:sz w:val="24"/>
          <w:szCs w:val="24"/>
        </w:rPr>
        <w:t xml:space="preserve"> (</w:t>
      </w:r>
      <w:r w:rsidR="00262468">
        <w:rPr>
          <w:sz w:val="24"/>
          <w:szCs w:val="24"/>
        </w:rPr>
        <w:t>Восемьдесят пять</w:t>
      </w:r>
      <w:r w:rsidR="00262468" w:rsidRPr="00BE26B5">
        <w:rPr>
          <w:sz w:val="24"/>
          <w:szCs w:val="24"/>
        </w:rPr>
        <w:t>)</w:t>
      </w:r>
      <w:r w:rsidRPr="00BE26B5">
        <w:rPr>
          <w:sz w:val="24"/>
          <w:szCs w:val="24"/>
          <w:lang w:eastAsia="en-US"/>
        </w:rPr>
        <w:t xml:space="preserve"> кв.м.;</w:t>
      </w:r>
    </w:p>
    <w:p w14:paraId="6A47AA40" w14:textId="0C33652D" w:rsidR="00BF286B" w:rsidRPr="00262468" w:rsidRDefault="00BF286B" w:rsidP="0026246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autoSpaceDE w:val="0"/>
        <w:autoSpaceDN w:val="0"/>
        <w:adjustRightInd w:val="0"/>
        <w:ind w:left="0" w:firstLine="426"/>
        <w:rPr>
          <w:sz w:val="24"/>
          <w:szCs w:val="24"/>
        </w:rPr>
      </w:pPr>
      <w:r w:rsidRPr="00BE26B5">
        <w:rPr>
          <w:b/>
          <w:sz w:val="24"/>
          <w:szCs w:val="24"/>
        </w:rPr>
        <w:t>адрес:</w:t>
      </w:r>
      <w:r w:rsidRPr="00BE26B5">
        <w:rPr>
          <w:sz w:val="24"/>
          <w:szCs w:val="24"/>
        </w:rPr>
        <w:t xml:space="preserve"> </w:t>
      </w:r>
      <w:r w:rsidR="00262468" w:rsidRPr="00BE26B5">
        <w:rPr>
          <w:sz w:val="24"/>
          <w:szCs w:val="24"/>
        </w:rPr>
        <w:t xml:space="preserve">Российская Федерация, </w:t>
      </w:r>
      <w:r w:rsidR="00262468">
        <w:rPr>
          <w:sz w:val="24"/>
          <w:szCs w:val="24"/>
        </w:rPr>
        <w:t>Ростов</w:t>
      </w:r>
      <w:r w:rsidR="00262468" w:rsidRPr="00BE26B5">
        <w:rPr>
          <w:sz w:val="24"/>
          <w:szCs w:val="24"/>
        </w:rPr>
        <w:t xml:space="preserve">ская область, г. </w:t>
      </w:r>
      <w:proofErr w:type="spellStart"/>
      <w:r w:rsidR="00262468">
        <w:rPr>
          <w:sz w:val="24"/>
          <w:szCs w:val="24"/>
        </w:rPr>
        <w:t>Ростов</w:t>
      </w:r>
      <w:proofErr w:type="spellEnd"/>
      <w:r w:rsidR="00262468">
        <w:rPr>
          <w:sz w:val="24"/>
          <w:szCs w:val="24"/>
        </w:rPr>
        <w:t>-на-Дону</w:t>
      </w:r>
      <w:r w:rsidR="00262468" w:rsidRPr="00BE26B5">
        <w:rPr>
          <w:sz w:val="24"/>
          <w:szCs w:val="24"/>
        </w:rPr>
        <w:t xml:space="preserve">, </w:t>
      </w:r>
      <w:r w:rsidR="00262468">
        <w:rPr>
          <w:sz w:val="24"/>
          <w:szCs w:val="24"/>
        </w:rPr>
        <w:t>пр</w:t>
      </w:r>
      <w:r w:rsidR="00262468" w:rsidRPr="00BE26B5">
        <w:rPr>
          <w:sz w:val="24"/>
          <w:szCs w:val="24"/>
        </w:rPr>
        <w:t xml:space="preserve">. </w:t>
      </w:r>
      <w:r w:rsidR="00262468">
        <w:rPr>
          <w:sz w:val="24"/>
          <w:szCs w:val="24"/>
        </w:rPr>
        <w:t>Ленина</w:t>
      </w:r>
      <w:r w:rsidR="00262468" w:rsidRPr="00BE26B5">
        <w:rPr>
          <w:sz w:val="24"/>
          <w:szCs w:val="24"/>
        </w:rPr>
        <w:t xml:space="preserve">, </w:t>
      </w:r>
      <w:r w:rsidR="00262468">
        <w:rPr>
          <w:sz w:val="24"/>
          <w:szCs w:val="24"/>
        </w:rPr>
        <w:t>д. 10</w:t>
      </w:r>
      <w:r w:rsidR="00262468" w:rsidRPr="00BE26B5">
        <w:rPr>
          <w:sz w:val="24"/>
          <w:szCs w:val="24"/>
        </w:rPr>
        <w:t>;</w:t>
      </w:r>
    </w:p>
    <w:p w14:paraId="5A5B510F" w14:textId="77777777" w:rsidR="00BF286B" w:rsidRPr="00BE26B5" w:rsidRDefault="00BF286B" w:rsidP="00BF286B">
      <w:pPr>
        <w:numPr>
          <w:ilvl w:val="0"/>
          <w:numId w:val="3"/>
        </w:numPr>
        <w:shd w:val="clear" w:color="auto" w:fill="FFFFFF"/>
        <w:tabs>
          <w:tab w:val="clear" w:pos="720"/>
        </w:tabs>
        <w:autoSpaceDE w:val="0"/>
        <w:autoSpaceDN w:val="0"/>
        <w:adjustRightInd w:val="0"/>
        <w:ind w:left="0" w:firstLine="426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сведения о правах</w:t>
      </w:r>
      <w:r w:rsidRPr="00BE26B5">
        <w:rPr>
          <w:sz w:val="24"/>
          <w:szCs w:val="24"/>
        </w:rPr>
        <w:t>: государственная собственность до разграничения государственной собственности на землю;</w:t>
      </w:r>
    </w:p>
    <w:p w14:paraId="7C41974B" w14:textId="77777777" w:rsidR="00BF286B" w:rsidRPr="00BE26B5" w:rsidRDefault="00BF286B" w:rsidP="00BF286B">
      <w:pPr>
        <w:numPr>
          <w:ilvl w:val="0"/>
          <w:numId w:val="3"/>
        </w:numPr>
        <w:tabs>
          <w:tab w:val="clear" w:pos="720"/>
        </w:tabs>
        <w:ind w:left="0" w:firstLine="426"/>
        <w:rPr>
          <w:sz w:val="24"/>
          <w:szCs w:val="24"/>
          <w:lang w:eastAsia="en-US"/>
        </w:rPr>
      </w:pPr>
      <w:r w:rsidRPr="00BE26B5">
        <w:rPr>
          <w:b/>
          <w:sz w:val="24"/>
          <w:szCs w:val="24"/>
          <w:lang w:eastAsia="en-US"/>
        </w:rPr>
        <w:t>категория земель:</w:t>
      </w:r>
      <w:r w:rsidRPr="00BE26B5">
        <w:rPr>
          <w:sz w:val="24"/>
          <w:szCs w:val="24"/>
          <w:lang w:eastAsia="en-US"/>
        </w:rPr>
        <w:t xml:space="preserve"> земли населённых пунктов;</w:t>
      </w:r>
    </w:p>
    <w:p w14:paraId="7B561932" w14:textId="77777777" w:rsidR="00BF286B" w:rsidRPr="00BE26B5" w:rsidRDefault="00BF286B" w:rsidP="00BF286B">
      <w:pPr>
        <w:widowControl w:val="0"/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0" w:firstLine="426"/>
        <w:rPr>
          <w:sz w:val="24"/>
          <w:szCs w:val="24"/>
        </w:rPr>
      </w:pPr>
      <w:r w:rsidRPr="00BE26B5">
        <w:rPr>
          <w:b/>
          <w:sz w:val="24"/>
          <w:szCs w:val="24"/>
        </w:rPr>
        <w:t>вид разрешенного использования земельного участка</w:t>
      </w:r>
      <w:r w:rsidRPr="00BE26B5">
        <w:rPr>
          <w:sz w:val="24"/>
          <w:szCs w:val="24"/>
        </w:rPr>
        <w:t xml:space="preserve"> – для индивидуального жилищного строительства.</w:t>
      </w:r>
    </w:p>
    <w:p w14:paraId="3111843B" w14:textId="769F437B" w:rsidR="00BF286B" w:rsidRPr="00BE26B5" w:rsidRDefault="00BF286B" w:rsidP="00BF286B">
      <w:pPr>
        <w:ind w:firstLine="709"/>
        <w:rPr>
          <w:sz w:val="24"/>
          <w:szCs w:val="24"/>
        </w:rPr>
      </w:pPr>
      <w:r w:rsidRPr="00BE26B5">
        <w:rPr>
          <w:sz w:val="24"/>
          <w:szCs w:val="24"/>
        </w:rPr>
        <w:t>Сведения об ограничениях использования земельного участка:</w:t>
      </w:r>
      <w:r w:rsidR="00A80164">
        <w:rPr>
          <w:sz w:val="24"/>
          <w:szCs w:val="24"/>
        </w:rPr>
        <w:t xml:space="preserve"> отсутствуют.</w:t>
      </w:r>
    </w:p>
    <w:p w14:paraId="392FAD5E" w14:textId="77777777" w:rsidR="00BF286B" w:rsidRPr="00BE26B5" w:rsidRDefault="00BF286B" w:rsidP="00BF286B">
      <w:pPr>
        <w:tabs>
          <w:tab w:val="left" w:pos="1134"/>
        </w:tabs>
        <w:ind w:firstLine="709"/>
        <w:rPr>
          <w:sz w:val="24"/>
          <w:szCs w:val="24"/>
        </w:rPr>
      </w:pPr>
      <w:r w:rsidRPr="00BE26B5">
        <w:rPr>
          <w:sz w:val="24"/>
          <w:szCs w:val="24"/>
        </w:rPr>
        <w:t>Земельный участок свободен и не обременен правами третьих лиц.</w:t>
      </w:r>
    </w:p>
    <w:p w14:paraId="751AD01A" w14:textId="7171D37A" w:rsidR="00BF286B" w:rsidRPr="00BE26B5" w:rsidRDefault="00BF286B" w:rsidP="00BF286B">
      <w:pPr>
        <w:pStyle w:val="ConsPlusNonformat"/>
        <w:numPr>
          <w:ilvl w:val="0"/>
          <w:numId w:val="5"/>
        </w:num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BE26B5">
        <w:rPr>
          <w:rFonts w:ascii="Times New Roman" w:hAnsi="Times New Roman" w:cs="Times New Roman"/>
          <w:sz w:val="24"/>
          <w:szCs w:val="24"/>
        </w:rPr>
        <w:t xml:space="preserve">На момент подписания Акта приёма-передачи сумма цены продажи земельного участка в размере </w:t>
      </w:r>
      <w:r w:rsidR="00262468" w:rsidRPr="00262468">
        <w:rPr>
          <w:rFonts w:ascii="Times New Roman" w:hAnsi="Times New Roman" w:cs="Times New Roman"/>
          <w:sz w:val="24"/>
          <w:szCs w:val="24"/>
        </w:rPr>
        <w:t>8141451</w:t>
      </w:r>
      <w:r w:rsidRPr="00BE26B5">
        <w:rPr>
          <w:rFonts w:ascii="Times New Roman" w:hAnsi="Times New Roman" w:cs="Times New Roman"/>
          <w:sz w:val="24"/>
          <w:szCs w:val="24"/>
        </w:rPr>
        <w:t xml:space="preserve"> </w:t>
      </w:r>
      <w:r w:rsidR="00262468">
        <w:rPr>
          <w:rFonts w:ascii="Times New Roman" w:hAnsi="Times New Roman" w:cs="Times New Roman"/>
          <w:sz w:val="24"/>
          <w:szCs w:val="24"/>
        </w:rPr>
        <w:t>(</w:t>
      </w:r>
      <w:r w:rsidR="00262468" w:rsidRPr="00262468">
        <w:rPr>
          <w:rFonts w:ascii="Times New Roman" w:hAnsi="Times New Roman" w:cs="Times New Roman"/>
          <w:sz w:val="24"/>
          <w:szCs w:val="24"/>
        </w:rPr>
        <w:t>восемь миллионов сто сорок одна тысяча четыреста пятьдесят один целая</w:t>
      </w:r>
      <w:r w:rsidRPr="00BE26B5">
        <w:rPr>
          <w:rFonts w:ascii="Times New Roman" w:hAnsi="Times New Roman" w:cs="Times New Roman"/>
          <w:sz w:val="24"/>
          <w:szCs w:val="24"/>
        </w:rPr>
        <w:t xml:space="preserve">) рублей </w:t>
      </w:r>
      <w:r w:rsidR="00262468">
        <w:rPr>
          <w:rFonts w:ascii="Times New Roman" w:hAnsi="Times New Roman" w:cs="Times New Roman"/>
          <w:sz w:val="24"/>
          <w:szCs w:val="24"/>
        </w:rPr>
        <w:t>60</w:t>
      </w:r>
      <w:r w:rsidRPr="00BE26B5">
        <w:rPr>
          <w:rFonts w:ascii="Times New Roman" w:hAnsi="Times New Roman" w:cs="Times New Roman"/>
          <w:sz w:val="24"/>
          <w:szCs w:val="24"/>
        </w:rPr>
        <w:t xml:space="preserve"> копеек (НДС не облагается) оплачена полностью.</w:t>
      </w:r>
    </w:p>
    <w:p w14:paraId="20AE774C" w14:textId="77777777" w:rsidR="00BF286B" w:rsidRPr="00BE26B5" w:rsidRDefault="00BF286B" w:rsidP="00BF286B">
      <w:pPr>
        <w:numPr>
          <w:ilvl w:val="0"/>
          <w:numId w:val="5"/>
        </w:numPr>
        <w:rPr>
          <w:sz w:val="24"/>
          <w:szCs w:val="24"/>
        </w:rPr>
      </w:pPr>
      <w:r w:rsidRPr="00BE26B5">
        <w:rPr>
          <w:sz w:val="24"/>
          <w:szCs w:val="24"/>
        </w:rPr>
        <w:t>Стороны удовлетворены состоянием земельного участка, в границах обозначенных межевыми знаками, взаимных претензий друг к другу не имеют.</w:t>
      </w:r>
    </w:p>
    <w:p w14:paraId="3C268632" w14:textId="5F739025" w:rsidR="00BF286B" w:rsidRPr="002736B5" w:rsidRDefault="00BF286B" w:rsidP="002736B5">
      <w:pPr>
        <w:numPr>
          <w:ilvl w:val="0"/>
          <w:numId w:val="5"/>
        </w:numPr>
        <w:rPr>
          <w:sz w:val="24"/>
          <w:szCs w:val="24"/>
        </w:rPr>
      </w:pPr>
      <w:r w:rsidRPr="00BE26B5">
        <w:rPr>
          <w:sz w:val="24"/>
          <w:szCs w:val="24"/>
        </w:rPr>
        <w:t xml:space="preserve">Сторона 1 передает Стороне 2 для обеспечения сохранности межевые знаки, закрепленные на местности по границе Участка, указанного в п.1 данного акта, в количестве </w:t>
      </w:r>
      <w:r w:rsidR="00262468">
        <w:rPr>
          <w:sz w:val="24"/>
          <w:szCs w:val="24"/>
        </w:rPr>
        <w:t>1</w:t>
      </w:r>
      <w:r w:rsidRPr="00BE26B5">
        <w:rPr>
          <w:sz w:val="24"/>
          <w:szCs w:val="24"/>
        </w:rPr>
        <w:t>-и штук</w:t>
      </w:r>
      <w:r w:rsidR="00262468">
        <w:rPr>
          <w:sz w:val="24"/>
          <w:szCs w:val="24"/>
        </w:rPr>
        <w:t>и</w:t>
      </w:r>
      <w:r w:rsidRPr="00BE26B5">
        <w:rPr>
          <w:sz w:val="24"/>
          <w:szCs w:val="24"/>
        </w:rPr>
        <w:t>, согласно акту приемки геодезической разбивки земельного участка от 08.07.2022.</w:t>
      </w:r>
    </w:p>
    <w:p w14:paraId="2CF6F78B" w14:textId="77777777" w:rsidR="00BF286B" w:rsidRPr="00BE26B5" w:rsidRDefault="00BF286B" w:rsidP="00BF286B">
      <w:pPr>
        <w:pStyle w:val="12"/>
        <w:widowControl/>
        <w:jc w:val="center"/>
        <w:rPr>
          <w:b/>
          <w:sz w:val="24"/>
          <w:szCs w:val="24"/>
        </w:rPr>
      </w:pPr>
    </w:p>
    <w:p w14:paraId="19835EFF" w14:textId="77777777" w:rsidR="00BF286B" w:rsidRPr="00BE26B5" w:rsidRDefault="00BF286B" w:rsidP="00BF286B">
      <w:pPr>
        <w:pStyle w:val="12"/>
        <w:widowControl/>
        <w:jc w:val="center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Юридические адреса сторон</w:t>
      </w:r>
    </w:p>
    <w:tbl>
      <w:tblPr>
        <w:tblW w:w="1034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387"/>
        <w:gridCol w:w="4961"/>
      </w:tblGrid>
      <w:tr w:rsidR="00BF286B" w:rsidRPr="00BE26B5" w14:paraId="7496684A" w14:textId="77777777" w:rsidTr="00924470">
        <w:trPr>
          <w:trHeight w:val="567"/>
        </w:trPr>
        <w:tc>
          <w:tcPr>
            <w:tcW w:w="5387" w:type="dxa"/>
          </w:tcPr>
          <w:p w14:paraId="5FE02BC2" w14:textId="77777777" w:rsidR="00BF286B" w:rsidRPr="00BE26B5" w:rsidRDefault="00BF286B" w:rsidP="00924470">
            <w:pPr>
              <w:pStyle w:val="12"/>
              <w:widowControl/>
              <w:tabs>
                <w:tab w:val="right" w:pos="4145"/>
              </w:tabs>
              <w:ind w:left="34"/>
              <w:jc w:val="center"/>
              <w:rPr>
                <w:b/>
                <w:sz w:val="24"/>
                <w:szCs w:val="24"/>
              </w:rPr>
            </w:pPr>
          </w:p>
          <w:p w14:paraId="35FBAA7D" w14:textId="77777777" w:rsidR="00BF286B" w:rsidRPr="00BE26B5" w:rsidRDefault="00BF286B" w:rsidP="00924470">
            <w:pPr>
              <w:pStyle w:val="12"/>
              <w:widowControl/>
              <w:tabs>
                <w:tab w:val="right" w:pos="4145"/>
              </w:tabs>
              <w:ind w:left="34"/>
              <w:jc w:val="center"/>
              <w:rPr>
                <w:b/>
                <w:sz w:val="24"/>
                <w:szCs w:val="24"/>
              </w:rPr>
            </w:pPr>
            <w:r w:rsidRPr="00BE26B5">
              <w:rPr>
                <w:b/>
                <w:sz w:val="24"/>
                <w:szCs w:val="24"/>
              </w:rPr>
              <w:t>Продавец:</w:t>
            </w:r>
          </w:p>
          <w:p w14:paraId="12C83E4D" w14:textId="77EA726D" w:rsidR="00BF286B" w:rsidRPr="00BE26B5" w:rsidRDefault="00BF286B" w:rsidP="00924470">
            <w:pPr>
              <w:pStyle w:val="12"/>
              <w:widowControl/>
              <w:jc w:val="center"/>
              <w:rPr>
                <w:i/>
                <w:sz w:val="24"/>
                <w:szCs w:val="24"/>
              </w:rPr>
            </w:pPr>
            <w:r w:rsidRPr="00BE26B5">
              <w:rPr>
                <w:b/>
                <w:i/>
                <w:sz w:val="24"/>
                <w:szCs w:val="24"/>
              </w:rPr>
              <w:t xml:space="preserve">Администрация </w:t>
            </w:r>
            <w:r w:rsidR="00262468">
              <w:rPr>
                <w:b/>
                <w:i/>
                <w:sz w:val="24"/>
                <w:szCs w:val="24"/>
              </w:rPr>
              <w:t xml:space="preserve">города </w:t>
            </w:r>
            <w:proofErr w:type="spellStart"/>
            <w:r w:rsidR="00262468">
              <w:rPr>
                <w:b/>
                <w:i/>
                <w:sz w:val="24"/>
                <w:szCs w:val="24"/>
              </w:rPr>
              <w:t>Ростов</w:t>
            </w:r>
            <w:proofErr w:type="spellEnd"/>
            <w:r w:rsidR="00262468">
              <w:rPr>
                <w:b/>
                <w:i/>
                <w:sz w:val="24"/>
                <w:szCs w:val="24"/>
              </w:rPr>
              <w:t>-на-Дону</w:t>
            </w:r>
          </w:p>
          <w:p w14:paraId="4F9C4A62" w14:textId="77777777" w:rsidR="00262468" w:rsidRPr="00BE26B5" w:rsidRDefault="00BF286B" w:rsidP="00262468">
            <w:pPr>
              <w:jc w:val="center"/>
              <w:rPr>
                <w:i/>
                <w:iCs/>
                <w:sz w:val="24"/>
                <w:szCs w:val="24"/>
              </w:rPr>
            </w:pPr>
            <w:r w:rsidRPr="00BE26B5">
              <w:rPr>
                <w:i/>
                <w:sz w:val="24"/>
                <w:szCs w:val="24"/>
              </w:rPr>
              <w:t>188540, г</w:t>
            </w:r>
            <w:r w:rsidR="00262468" w:rsidRPr="00BE26B5">
              <w:rPr>
                <w:i/>
                <w:iCs/>
                <w:sz w:val="24"/>
                <w:szCs w:val="24"/>
              </w:rPr>
              <w:t xml:space="preserve">, </w:t>
            </w:r>
            <w:r w:rsidR="00262468">
              <w:rPr>
                <w:i/>
                <w:iCs/>
                <w:sz w:val="24"/>
                <w:szCs w:val="24"/>
              </w:rPr>
              <w:t>Ростовская</w:t>
            </w:r>
            <w:r w:rsidR="00262468" w:rsidRPr="00BE26B5">
              <w:rPr>
                <w:i/>
                <w:iCs/>
                <w:sz w:val="24"/>
                <w:szCs w:val="24"/>
              </w:rPr>
              <w:t xml:space="preserve"> область, </w:t>
            </w:r>
            <w:proofErr w:type="spellStart"/>
            <w:r w:rsidR="00262468" w:rsidRPr="00BE26B5">
              <w:rPr>
                <w:i/>
                <w:iCs/>
                <w:sz w:val="24"/>
                <w:szCs w:val="24"/>
              </w:rPr>
              <w:t>г.</w:t>
            </w:r>
            <w:r w:rsidR="00262468">
              <w:rPr>
                <w:i/>
                <w:iCs/>
                <w:sz w:val="24"/>
                <w:szCs w:val="24"/>
              </w:rPr>
              <w:t>Ростов</w:t>
            </w:r>
            <w:proofErr w:type="spellEnd"/>
            <w:r w:rsidR="00262468">
              <w:rPr>
                <w:i/>
                <w:iCs/>
                <w:sz w:val="24"/>
                <w:szCs w:val="24"/>
              </w:rPr>
              <w:t>-на-Дону</w:t>
            </w:r>
            <w:r w:rsidR="00262468" w:rsidRPr="00BE26B5">
              <w:rPr>
                <w:i/>
                <w:iCs/>
                <w:sz w:val="24"/>
                <w:szCs w:val="24"/>
              </w:rPr>
              <w:t>, ул. Ленинградская, д.46</w:t>
            </w:r>
          </w:p>
          <w:p w14:paraId="57BC9C54" w14:textId="39DE6CCA" w:rsidR="00BF286B" w:rsidRPr="00BE26B5" w:rsidRDefault="00BF286B" w:rsidP="00924470">
            <w:pPr>
              <w:pStyle w:val="12"/>
              <w:widowControl/>
              <w:ind w:left="61"/>
              <w:jc w:val="center"/>
              <w:rPr>
                <w:i/>
                <w:sz w:val="24"/>
                <w:szCs w:val="24"/>
              </w:rPr>
            </w:pPr>
            <w:proofErr w:type="gramStart"/>
            <w:r w:rsidRPr="00BE26B5">
              <w:rPr>
                <w:i/>
                <w:iCs/>
                <w:sz w:val="24"/>
                <w:szCs w:val="24"/>
              </w:rPr>
              <w:t>тел.(</w:t>
            </w:r>
            <w:proofErr w:type="gramEnd"/>
            <w:r w:rsidRPr="00BE26B5">
              <w:rPr>
                <w:i/>
                <w:iCs/>
                <w:sz w:val="24"/>
                <w:szCs w:val="24"/>
              </w:rPr>
              <w:t>81369)2-62-79</w:t>
            </w:r>
          </w:p>
        </w:tc>
        <w:tc>
          <w:tcPr>
            <w:tcW w:w="4961" w:type="dxa"/>
          </w:tcPr>
          <w:p w14:paraId="79C62412" w14:textId="77777777" w:rsidR="00BF286B" w:rsidRPr="00BE26B5" w:rsidRDefault="00BF286B" w:rsidP="00924470">
            <w:pPr>
              <w:pStyle w:val="12"/>
              <w:widowControl/>
              <w:jc w:val="center"/>
              <w:rPr>
                <w:b/>
                <w:sz w:val="24"/>
                <w:szCs w:val="24"/>
              </w:rPr>
            </w:pPr>
          </w:p>
          <w:p w14:paraId="4162B369" w14:textId="77777777" w:rsidR="00BF286B" w:rsidRPr="00BE26B5" w:rsidRDefault="00BF286B" w:rsidP="00924470">
            <w:pPr>
              <w:pStyle w:val="12"/>
              <w:widowControl/>
              <w:jc w:val="center"/>
              <w:rPr>
                <w:b/>
                <w:sz w:val="24"/>
                <w:szCs w:val="24"/>
              </w:rPr>
            </w:pPr>
            <w:r w:rsidRPr="00BE26B5">
              <w:rPr>
                <w:b/>
                <w:sz w:val="24"/>
                <w:szCs w:val="24"/>
              </w:rPr>
              <w:t>Покупатель:</w:t>
            </w:r>
          </w:p>
          <w:p w14:paraId="14B64A0D" w14:textId="77777777" w:rsidR="00262468" w:rsidRPr="00BE26B5" w:rsidRDefault="00262468" w:rsidP="00262468">
            <w:pPr>
              <w:ind w:firstLine="14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АНТОНОВ ДАНИИЛ ОЛЕГОВИЧ</w:t>
            </w:r>
          </w:p>
          <w:p w14:paraId="30438235" w14:textId="77777777" w:rsidR="00262468" w:rsidRPr="00BE26B5" w:rsidRDefault="00262468" w:rsidP="00262468">
            <w:pPr>
              <w:pBdr>
                <w:top w:val="single" w:sz="12" w:space="1" w:color="auto"/>
                <w:bottom w:val="single" w:sz="12" w:space="1" w:color="auto"/>
              </w:pBdr>
              <w:ind w:firstLine="14"/>
              <w:rPr>
                <w:b/>
                <w:i/>
                <w:sz w:val="24"/>
                <w:szCs w:val="24"/>
              </w:rPr>
            </w:pPr>
          </w:p>
          <w:p w14:paraId="28E6E88C" w14:textId="77777777" w:rsidR="00262468" w:rsidRPr="00107970" w:rsidRDefault="00262468" w:rsidP="00262468">
            <w:pPr>
              <w:rPr>
                <w:i/>
                <w:sz w:val="24"/>
                <w:szCs w:val="24"/>
                <w:u w:val="single"/>
              </w:rPr>
            </w:pPr>
            <w:r w:rsidRPr="00107970">
              <w:rPr>
                <w:i/>
                <w:sz w:val="24"/>
                <w:szCs w:val="24"/>
                <w:u w:val="single"/>
              </w:rPr>
              <w:t>Паспорт 6024 580112, выдан 21.12.2023 ГУ МВД России по Ростовской области, код подразделения 610-014</w:t>
            </w:r>
          </w:p>
          <w:p w14:paraId="55E95CB5" w14:textId="6FB2E997" w:rsidR="00BF286B" w:rsidRPr="00BE26B5" w:rsidRDefault="00262468" w:rsidP="00262468">
            <w:pPr>
              <w:pStyle w:val="12"/>
              <w:widowControl/>
              <w:tabs>
                <w:tab w:val="left" w:pos="3969"/>
              </w:tabs>
              <w:rPr>
                <w:b/>
                <w:sz w:val="24"/>
                <w:szCs w:val="24"/>
              </w:rPr>
            </w:pPr>
            <w:r w:rsidRPr="00BE26B5">
              <w:rPr>
                <w:i/>
                <w:sz w:val="24"/>
                <w:szCs w:val="24"/>
              </w:rPr>
              <w:t>Тел</w:t>
            </w:r>
            <w:r w:rsidRPr="00107970">
              <w:rPr>
                <w:i/>
                <w:sz w:val="24"/>
                <w:szCs w:val="24"/>
                <w:u w:val="single"/>
              </w:rPr>
              <w:t>+79780346375</w:t>
            </w:r>
            <w:r w:rsidRPr="00BE26B5">
              <w:rPr>
                <w:i/>
                <w:sz w:val="24"/>
                <w:szCs w:val="24"/>
              </w:rPr>
              <w:t>________________________</w:t>
            </w:r>
          </w:p>
        </w:tc>
      </w:tr>
    </w:tbl>
    <w:p w14:paraId="492BC53C" w14:textId="77777777" w:rsidR="00BF286B" w:rsidRPr="00BE26B5" w:rsidRDefault="00BF286B" w:rsidP="00BF286B">
      <w:pPr>
        <w:pStyle w:val="12"/>
        <w:widowControl/>
        <w:tabs>
          <w:tab w:val="left" w:pos="8931"/>
        </w:tabs>
        <w:jc w:val="center"/>
        <w:rPr>
          <w:b/>
          <w:sz w:val="24"/>
          <w:szCs w:val="24"/>
        </w:rPr>
      </w:pPr>
      <w:r w:rsidRPr="00BE26B5">
        <w:rPr>
          <w:b/>
          <w:sz w:val="24"/>
          <w:szCs w:val="24"/>
        </w:rPr>
        <w:t>Подписи сторон</w:t>
      </w:r>
    </w:p>
    <w:tbl>
      <w:tblPr>
        <w:tblW w:w="10348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5387"/>
        <w:gridCol w:w="4961"/>
      </w:tblGrid>
      <w:tr w:rsidR="00BF286B" w:rsidRPr="00BE26B5" w14:paraId="05360843" w14:textId="77777777" w:rsidTr="00924470">
        <w:tc>
          <w:tcPr>
            <w:tcW w:w="5387" w:type="dxa"/>
          </w:tcPr>
          <w:p w14:paraId="2F3A6D6F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center"/>
              <w:rPr>
                <w:b/>
                <w:sz w:val="24"/>
                <w:szCs w:val="24"/>
              </w:rPr>
            </w:pPr>
          </w:p>
          <w:p w14:paraId="6F84FE9B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center"/>
              <w:rPr>
                <w:sz w:val="24"/>
                <w:szCs w:val="24"/>
              </w:rPr>
            </w:pPr>
            <w:r w:rsidRPr="00BE26B5">
              <w:rPr>
                <w:b/>
                <w:sz w:val="24"/>
                <w:szCs w:val="24"/>
              </w:rPr>
              <w:t>Сдал:</w:t>
            </w:r>
          </w:p>
        </w:tc>
        <w:tc>
          <w:tcPr>
            <w:tcW w:w="4961" w:type="dxa"/>
          </w:tcPr>
          <w:p w14:paraId="5C2884DB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center"/>
              <w:rPr>
                <w:b/>
                <w:sz w:val="24"/>
                <w:szCs w:val="24"/>
              </w:rPr>
            </w:pPr>
          </w:p>
          <w:p w14:paraId="197DABD7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center"/>
              <w:rPr>
                <w:sz w:val="24"/>
                <w:szCs w:val="24"/>
              </w:rPr>
            </w:pPr>
            <w:r w:rsidRPr="00BE26B5">
              <w:rPr>
                <w:b/>
                <w:sz w:val="24"/>
                <w:szCs w:val="24"/>
              </w:rPr>
              <w:t>Принял:</w:t>
            </w:r>
          </w:p>
        </w:tc>
      </w:tr>
      <w:tr w:rsidR="00BF286B" w:rsidRPr="00BE26B5" w14:paraId="095334B2" w14:textId="77777777" w:rsidTr="00924470">
        <w:tc>
          <w:tcPr>
            <w:tcW w:w="5387" w:type="dxa"/>
          </w:tcPr>
          <w:p w14:paraId="04E7ABD0" w14:textId="77777777" w:rsidR="00BF286B" w:rsidRPr="00BE26B5" w:rsidRDefault="00BF286B" w:rsidP="00924470">
            <w:pPr>
              <w:tabs>
                <w:tab w:val="left" w:pos="9072"/>
              </w:tabs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>Первый заместитель главы администрации</w:t>
            </w:r>
          </w:p>
          <w:p w14:paraId="46B70A40" w14:textId="16EC391E" w:rsidR="00BF286B" w:rsidRPr="00BE26B5" w:rsidRDefault="00262468" w:rsidP="00924470">
            <w:pPr>
              <w:tabs>
                <w:tab w:val="left" w:pos="90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Города </w:t>
            </w:r>
            <w:proofErr w:type="spellStart"/>
            <w:r>
              <w:rPr>
                <w:sz w:val="24"/>
                <w:szCs w:val="24"/>
              </w:rPr>
              <w:t>Ростов</w:t>
            </w:r>
            <w:proofErr w:type="spellEnd"/>
            <w:r>
              <w:rPr>
                <w:sz w:val="24"/>
                <w:szCs w:val="24"/>
              </w:rPr>
              <w:t>-на-Дону</w:t>
            </w:r>
          </w:p>
          <w:p w14:paraId="77112239" w14:textId="77777777" w:rsidR="00BF286B" w:rsidRPr="00BE26B5" w:rsidRDefault="00BF286B" w:rsidP="00924470">
            <w:pPr>
              <w:tabs>
                <w:tab w:val="left" w:pos="4680"/>
                <w:tab w:val="left" w:pos="9072"/>
              </w:tabs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>________________</w:t>
            </w:r>
          </w:p>
          <w:p w14:paraId="675AD0E7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both"/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>м.п.</w:t>
            </w:r>
          </w:p>
        </w:tc>
        <w:tc>
          <w:tcPr>
            <w:tcW w:w="4961" w:type="dxa"/>
          </w:tcPr>
          <w:p w14:paraId="220D12D9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both"/>
              <w:rPr>
                <w:sz w:val="24"/>
                <w:szCs w:val="24"/>
              </w:rPr>
            </w:pPr>
          </w:p>
          <w:p w14:paraId="6A98DC02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both"/>
              <w:rPr>
                <w:sz w:val="24"/>
                <w:szCs w:val="24"/>
              </w:rPr>
            </w:pPr>
          </w:p>
          <w:p w14:paraId="053D1604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both"/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 xml:space="preserve">                         ________________________</w:t>
            </w:r>
          </w:p>
          <w:p w14:paraId="13825067" w14:textId="77777777" w:rsidR="00BF286B" w:rsidRPr="00BE26B5" w:rsidRDefault="00BF286B" w:rsidP="00924470">
            <w:pPr>
              <w:pStyle w:val="12"/>
              <w:widowControl/>
              <w:tabs>
                <w:tab w:val="left" w:pos="9072"/>
              </w:tabs>
              <w:ind w:right="-2"/>
              <w:jc w:val="both"/>
              <w:rPr>
                <w:sz w:val="24"/>
                <w:szCs w:val="24"/>
              </w:rPr>
            </w:pPr>
            <w:r w:rsidRPr="00BE26B5">
              <w:rPr>
                <w:sz w:val="24"/>
                <w:szCs w:val="24"/>
              </w:rPr>
              <w:t xml:space="preserve">                         м.п.</w:t>
            </w:r>
          </w:p>
        </w:tc>
      </w:tr>
    </w:tbl>
    <w:p w14:paraId="581949C2" w14:textId="77777777" w:rsidR="007C6036" w:rsidRPr="0092781F" w:rsidRDefault="007C6036">
      <w:pPr>
        <w:rPr>
          <w:sz w:val="24"/>
          <w:szCs w:val="24"/>
        </w:rPr>
      </w:pPr>
    </w:p>
    <w:sectPr w:rsidR="007C6036" w:rsidRPr="0092781F" w:rsidSect="0092781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77E7E"/>
    <w:multiLevelType w:val="hybridMultilevel"/>
    <w:tmpl w:val="485697C2"/>
    <w:lvl w:ilvl="0" w:tplc="F808E3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83B6C"/>
    <w:multiLevelType w:val="hybridMultilevel"/>
    <w:tmpl w:val="B5A6401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D6A9A"/>
    <w:multiLevelType w:val="hybridMultilevel"/>
    <w:tmpl w:val="B6DA3650"/>
    <w:lvl w:ilvl="0" w:tplc="33EE983E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A0C7813"/>
    <w:multiLevelType w:val="hybridMultilevel"/>
    <w:tmpl w:val="529C8AFA"/>
    <w:lvl w:ilvl="0" w:tplc="6D8E57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B6761B2"/>
    <w:multiLevelType w:val="multilevel"/>
    <w:tmpl w:val="593EFD94"/>
    <w:lvl w:ilvl="0">
      <w:start w:val="1"/>
      <w:numFmt w:val="decimal"/>
      <w:lvlText w:val="%1."/>
      <w:lvlJc w:val="left"/>
      <w:pPr>
        <w:ind w:left="1309" w:hanging="60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num w:numId="1" w16cid:durableId="86003406">
    <w:abstractNumId w:val="2"/>
  </w:num>
  <w:num w:numId="2" w16cid:durableId="1148010841">
    <w:abstractNumId w:val="4"/>
  </w:num>
  <w:num w:numId="3" w16cid:durableId="1250458629">
    <w:abstractNumId w:val="0"/>
  </w:num>
  <w:num w:numId="4" w16cid:durableId="765469070">
    <w:abstractNumId w:val="1"/>
  </w:num>
  <w:num w:numId="5" w16cid:durableId="1269193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81F"/>
    <w:rsid w:val="00107970"/>
    <w:rsid w:val="00262468"/>
    <w:rsid w:val="002736B5"/>
    <w:rsid w:val="00290053"/>
    <w:rsid w:val="00744869"/>
    <w:rsid w:val="007870D7"/>
    <w:rsid w:val="007C6036"/>
    <w:rsid w:val="00865EEA"/>
    <w:rsid w:val="00896F5F"/>
    <w:rsid w:val="0092781F"/>
    <w:rsid w:val="00976D97"/>
    <w:rsid w:val="00A80164"/>
    <w:rsid w:val="00BF286B"/>
    <w:rsid w:val="00D12B0E"/>
    <w:rsid w:val="00D16CAA"/>
    <w:rsid w:val="00E7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F2F83"/>
  <w15:docId w15:val="{A080A109-A488-439C-8C78-A7566EA3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46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F286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2781F"/>
    <w:rPr>
      <w:sz w:val="24"/>
    </w:rPr>
  </w:style>
  <w:style w:type="character" w:customStyle="1" w:styleId="a4">
    <w:name w:val="Основной текст Знак"/>
    <w:basedOn w:val="a0"/>
    <w:link w:val="a3"/>
    <w:rsid w:val="0092781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Body Text Indent 2"/>
    <w:basedOn w:val="a"/>
    <w:link w:val="20"/>
    <w:unhideWhenUsed/>
    <w:rsid w:val="0092781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92781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Без интервала1"/>
    <w:uiPriority w:val="99"/>
    <w:rsid w:val="0092781F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ConsPlusNonformat">
    <w:name w:val="ConsPlusNonformat"/>
    <w:rsid w:val="0092781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Обычный1"/>
    <w:rsid w:val="0092781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NormalA">
    <w:name w:val="NormalA"/>
    <w:basedOn w:val="a"/>
    <w:rsid w:val="0092781F"/>
    <w:pPr>
      <w:widowControl w:val="0"/>
      <w:tabs>
        <w:tab w:val="left" w:pos="90"/>
      </w:tabs>
    </w:pPr>
    <w:rPr>
      <w:rFonts w:ascii="Times New Roman CYR" w:hAnsi="Times New Roman CYR" w:cs="Times New Roman CYR"/>
      <w:color w:val="000000"/>
      <w:sz w:val="24"/>
      <w:szCs w:val="24"/>
    </w:rPr>
  </w:style>
  <w:style w:type="paragraph" w:customStyle="1" w:styleId="ConsPlusNormal">
    <w:name w:val="ConsPlusNormal"/>
    <w:link w:val="ConsPlusNormal1"/>
    <w:qFormat/>
    <w:rsid w:val="0092781F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92781F"/>
    <w:pPr>
      <w:ind w:left="708"/>
    </w:pPr>
    <w:rPr>
      <w:sz w:val="24"/>
      <w:szCs w:val="24"/>
    </w:rPr>
  </w:style>
  <w:style w:type="character" w:customStyle="1" w:styleId="ConsPlusNormal1">
    <w:name w:val="ConsPlusNormal Знак1"/>
    <w:link w:val="ConsPlusNormal"/>
    <w:locked/>
    <w:rsid w:val="0092781F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21">
    <w:name w:val="Обычный2"/>
    <w:rsid w:val="0092781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">
    <w:name w:val="Обычный3"/>
    <w:rsid w:val="0092781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BF286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customStyle="1" w:styleId="Heading">
    <w:name w:val="Heading"/>
    <w:rsid w:val="00BF286B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b/>
      <w:bCs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07962A-9D06-4A15-9534-8036BD65D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1508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</dc:creator>
  <cp:keywords/>
  <dc:description/>
  <cp:lastModifiedBy>kek0l</cp:lastModifiedBy>
  <cp:revision>13</cp:revision>
  <dcterms:created xsi:type="dcterms:W3CDTF">2023-02-20T11:42:00Z</dcterms:created>
  <dcterms:modified xsi:type="dcterms:W3CDTF">2025-09-20T14:34:00Z</dcterms:modified>
</cp:coreProperties>
</file>